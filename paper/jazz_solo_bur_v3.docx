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2A45B" w14:textId="445096E2" w:rsidR="002F7754" w:rsidRPr="00B13F95" w:rsidRDefault="00394A52" w:rsidP="00F34046">
      <w:pPr>
        <w:pStyle w:val="berschrift1"/>
      </w:pPr>
      <w:r>
        <w:rPr>
          <w:i/>
        </w:rPr>
        <w:t>Playing it straight: Analysing j</w:t>
      </w:r>
      <w:r w:rsidR="00DA3C2F" w:rsidRPr="00B13F95">
        <w:rPr>
          <w:i/>
        </w:rPr>
        <w:t xml:space="preserve">azz soloists’ eighth-note distributions </w:t>
      </w:r>
      <w:r>
        <w:rPr>
          <w:i/>
        </w:rPr>
        <w:t>with the Weimar Jazz Database</w:t>
      </w:r>
    </w:p>
    <w:p w14:paraId="473B777E" w14:textId="77777777" w:rsidR="00167C35" w:rsidRPr="00B13F95" w:rsidRDefault="00167C35" w:rsidP="00167C35"/>
    <w:p w14:paraId="4F63ED05" w14:textId="65512523" w:rsidR="00167C35" w:rsidRPr="00B13F95" w:rsidRDefault="00167C35" w:rsidP="00167C35">
      <w:r w:rsidRPr="00B13F95">
        <w:t>by Christopher Corcoran and Klaus Frieler</w:t>
      </w:r>
    </w:p>
    <w:p w14:paraId="5185A1E6" w14:textId="77777777" w:rsidR="00DA3C2F" w:rsidRPr="00B13F95" w:rsidRDefault="00DA3C2F" w:rsidP="002F7754"/>
    <w:p w14:paraId="19A7AF1B" w14:textId="1BE079F1" w:rsidR="00D51DE7" w:rsidRDefault="00A26E6D" w:rsidP="0019404B">
      <w:pPr>
        <w:pStyle w:val="berschrift2"/>
      </w:pPr>
      <w:r>
        <w:t xml:space="preserve">1. </w:t>
      </w:r>
      <w:r w:rsidR="00D51DE7" w:rsidRPr="00B13F95">
        <w:t>Introduction</w:t>
      </w:r>
    </w:p>
    <w:p w14:paraId="1028EC05" w14:textId="013B3FBB" w:rsidR="005C20F2" w:rsidRPr="005C20F2" w:rsidRDefault="005C20F2" w:rsidP="005C20F2">
      <w:pPr>
        <w:rPr>
          <w:b/>
        </w:rPr>
      </w:pPr>
      <w:r>
        <w:rPr>
          <w:b/>
        </w:rPr>
        <w:t>Swing as a phrasing style</w:t>
      </w:r>
    </w:p>
    <w:p w14:paraId="3E2402E2" w14:textId="551C9DBC" w:rsidR="00CE5E35" w:rsidRDefault="1CECA136" w:rsidP="00C048E8">
      <w:pPr>
        <w:spacing w:after="120" w:line="276" w:lineRule="auto"/>
        <w:jc w:val="both"/>
      </w:pPr>
      <w:r>
        <w:t>“Swing” or “swing feel” is a phrasing style applied in jazz. Traditionally, when simply asked to play music, jazz musicians will “swing” it unless explicitly instructed to play it “straight” (Monson, 1996; Sussmann &amp; Abene, 2012</w:t>
      </w:r>
      <w:del w:id="0" w:author="Christopher Corcoran" w:date="2020-08-09T17:01:00Z">
        <w:r w:rsidDel="008E24D9">
          <w:delText>, 58</w:delText>
        </w:r>
      </w:del>
      <w:r>
        <w:t xml:space="preserve">; Witmer &amp; Robbins, 1988). Swing melody phrasing is typically played over a near-metronomic tactus beat sequence that emphasises the so-called “backbeats” (beats 2 and 4 in a quadruple-meter context) (Butterfield, 2006; Berliner, 1994; Monson, 1996). Against this steady beat, melodies and solos often feature </w:t>
      </w:r>
      <w:commentRangeStart w:id="1"/>
      <w:r>
        <w:t xml:space="preserve">delayed downbeat attacks </w:t>
      </w:r>
      <w:commentRangeEnd w:id="1"/>
      <w:r w:rsidR="00833406">
        <w:rPr>
          <w:rStyle w:val="Kommentarzeichen"/>
        </w:rPr>
        <w:commentReference w:id="1"/>
      </w:r>
      <w:r>
        <w:t>(</w:t>
      </w:r>
      <w:commentRangeStart w:id="2"/>
      <w:r>
        <w:t>Busse</w:t>
      </w:r>
      <w:commentRangeEnd w:id="2"/>
      <w:r w:rsidR="00873C41">
        <w:rPr>
          <w:rStyle w:val="Kommentarzeichen"/>
        </w:rPr>
        <w:commentReference w:id="2"/>
      </w:r>
      <w:r>
        <w:t xml:space="preserve">, 2002; Friberg and Sundström, 2002; Wesolowski, 2012), allowing performers to play with a sense of rhythmic elasticity that makes it appear as if they play “laid back” or even “out of time” and yet synchronise with the beat at strategically important moments (Ashley, 2002; Benadon, 2006; Berliner, 1994; Butterfield, 2011; Monson, 1996, 82-83). </w:t>
      </w:r>
    </w:p>
    <w:p w14:paraId="60AB0DEC" w14:textId="2F79C95E" w:rsidR="002D79D1" w:rsidRDefault="1CECA136" w:rsidP="1CECA136">
      <w:pPr>
        <w:spacing w:after="120" w:line="276" w:lineRule="auto"/>
        <w:jc w:val="both"/>
      </w:pPr>
      <w:r>
        <w:t xml:space="preserve">Yet, the most prominent aspect of swing phrasing is its characteristic uneven long-short tactus beat subdivisions: the so-called “swing eighths”. While jazz notation typically provides no indication for how uneven these long-short notes should be played, depicting them as even eight notes for quarter-note beats, non-jazz notation often displays them as quarter-eight triplets: </w:t>
      </w:r>
      <w:r w:rsidR="00AF14E4">
        <w:rPr>
          <w:noProof/>
          <w:lang w:val="en-US"/>
        </w:rPr>
        <w:drawing>
          <wp:inline distT="0" distB="0" distL="0" distR="0" wp14:anchorId="41E74AAD" wp14:editId="6978E18F">
            <wp:extent cx="404261" cy="140134"/>
            <wp:effectExtent l="0" t="0" r="2540" b="12700"/>
            <wp:docPr id="951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4261" cy="140134"/>
                    </a:xfrm>
                    <a:prstGeom prst="rect">
                      <a:avLst/>
                    </a:prstGeom>
                  </pic:spPr>
                </pic:pic>
              </a:graphicData>
            </a:graphic>
          </wp:inline>
        </w:drawing>
      </w:r>
      <w:r>
        <w:t xml:space="preserve">. This reflects a wider common understanding of the swing eighth-note ratio as a constant quarter-eight triplet swing. This concept is expressed in empirical literature as a </w:t>
      </w:r>
      <w:commentRangeStart w:id="3"/>
      <w:r>
        <w:t xml:space="preserve">beat-upbeat ratio </w:t>
      </w:r>
      <w:commentRangeEnd w:id="3"/>
      <w:r w:rsidR="00833406">
        <w:rPr>
          <w:rStyle w:val="Kommentarzeichen"/>
        </w:rPr>
        <w:commentReference w:id="3"/>
      </w:r>
      <w:r>
        <w:t>(</w:t>
      </w:r>
      <w:commentRangeStart w:id="4"/>
      <w:commentRangeStart w:id="5"/>
      <w:r>
        <w:t>from</w:t>
      </w:r>
      <w:commentRangeEnd w:id="4"/>
      <w:r w:rsidR="00B926F0">
        <w:rPr>
          <w:rStyle w:val="Kommentarzeichen"/>
        </w:rPr>
        <w:commentReference w:id="4"/>
      </w:r>
      <w:commentRangeEnd w:id="5"/>
      <w:r w:rsidR="009629C3">
        <w:rPr>
          <w:rStyle w:val="Kommentarzeichen"/>
        </w:rPr>
        <w:commentReference w:id="5"/>
      </w:r>
      <w:r>
        <w:t xml:space="preserve"> hereon: BUR) of 2:1. </w:t>
      </w:r>
    </w:p>
    <w:p w14:paraId="0C953ABD" w14:textId="77777777" w:rsidR="005032BE" w:rsidRDefault="005032BE" w:rsidP="00C048E8">
      <w:pPr>
        <w:spacing w:after="120" w:line="276" w:lineRule="auto"/>
        <w:jc w:val="both"/>
      </w:pPr>
    </w:p>
    <w:p w14:paraId="5ACB4445" w14:textId="34B14231" w:rsidR="005C20F2" w:rsidRPr="005C20F2" w:rsidRDefault="005C20F2" w:rsidP="00C048E8">
      <w:pPr>
        <w:spacing w:after="120" w:line="276" w:lineRule="auto"/>
        <w:jc w:val="both"/>
        <w:rPr>
          <w:b/>
        </w:rPr>
      </w:pPr>
      <w:r w:rsidRPr="005C20F2">
        <w:rPr>
          <w:b/>
        </w:rPr>
        <w:t xml:space="preserve">Swing </w:t>
      </w:r>
      <w:r>
        <w:rPr>
          <w:b/>
        </w:rPr>
        <w:t>BURs</w:t>
      </w:r>
      <w:r w:rsidRPr="005C20F2">
        <w:rPr>
          <w:b/>
        </w:rPr>
        <w:t xml:space="preserve"> and tempo</w:t>
      </w:r>
    </w:p>
    <w:p w14:paraId="167E2C23" w14:textId="34F41F25" w:rsidR="00931DEB" w:rsidRPr="00B13F95" w:rsidRDefault="00712876" w:rsidP="00C048E8">
      <w:pPr>
        <w:spacing w:after="120" w:line="276" w:lineRule="auto"/>
        <w:jc w:val="both"/>
      </w:pPr>
      <w:r w:rsidRPr="00B13F95">
        <w:t xml:space="preserve">However, </w:t>
      </w:r>
      <w:r w:rsidR="004F7140" w:rsidRPr="00B13F95">
        <w:t>empirical analyse</w:t>
      </w:r>
      <w:r w:rsidR="00A552F1" w:rsidRPr="00B13F95">
        <w:t>s</w:t>
      </w:r>
      <w:r w:rsidR="004F7140" w:rsidRPr="00B13F95">
        <w:t xml:space="preserve"> </w:t>
      </w:r>
      <w:r w:rsidR="00D57D1C" w:rsidRPr="00B13F95">
        <w:t>suggest</w:t>
      </w:r>
      <w:r w:rsidR="004F7140" w:rsidRPr="00B13F95">
        <w:t xml:space="preserve"> that </w:t>
      </w:r>
      <w:r w:rsidR="002D79D1" w:rsidRPr="00B13F95">
        <w:t>the</w:t>
      </w:r>
      <w:r w:rsidR="00A552F1" w:rsidRPr="00B13F95">
        <w:t xml:space="preserve"> steady</w:t>
      </w:r>
      <w:r w:rsidR="002D79D1" w:rsidRPr="00B13F95">
        <w:t xml:space="preserve"> 2:1</w:t>
      </w:r>
      <w:r w:rsidR="004F7140" w:rsidRPr="00B13F95">
        <w:t xml:space="preserve"> ratio is an oversimplification of what </w:t>
      </w:r>
      <w:del w:id="6" w:author="Christopher Corcoran" w:date="2020-08-08T17:27:00Z">
        <w:r w:rsidR="004F7140" w:rsidRPr="00B13F95" w:rsidDel="005875F1">
          <w:delText xml:space="preserve">are </w:delText>
        </w:r>
      </w:del>
      <w:ins w:id="7" w:author="Christopher Corcoran" w:date="2020-08-08T17:27:00Z">
        <w:r w:rsidR="005875F1">
          <w:t>is a</w:t>
        </w:r>
        <w:r w:rsidR="005875F1" w:rsidRPr="00B13F95">
          <w:t xml:space="preserve"> </w:t>
        </w:r>
      </w:ins>
      <w:r w:rsidR="004F7140" w:rsidRPr="00B13F95">
        <w:t>more varied and more musician-specific</w:t>
      </w:r>
      <w:ins w:id="8" w:author="Christopher Corcoran" w:date="2020-08-08T17:27:00Z">
        <w:r w:rsidR="005875F1">
          <w:t xml:space="preserve"> phenomenon.</w:t>
        </w:r>
      </w:ins>
      <w:r w:rsidR="004F7140" w:rsidRPr="00B13F95">
        <w:t xml:space="preserve"> </w:t>
      </w:r>
      <w:del w:id="9" w:author="Christopher Corcoran" w:date="2020-08-08T17:27:00Z">
        <w:r w:rsidR="004F7140" w:rsidRPr="00B13F95" w:rsidDel="005875F1">
          <w:delText xml:space="preserve">processes. </w:delText>
        </w:r>
      </w:del>
      <w:r w:rsidR="00C613D4">
        <w:t>For example, d</w:t>
      </w:r>
      <w:r w:rsidR="00AF44E7" w:rsidRPr="00B13F95">
        <w:t xml:space="preserve">rummers </w:t>
      </w:r>
      <w:r w:rsidR="00EF2C8E" w:rsidRPr="00B13F95">
        <w:t>tend</w:t>
      </w:r>
      <w:r w:rsidR="00D57D1C" w:rsidRPr="00B13F95">
        <w:t xml:space="preserve"> to</w:t>
      </w:r>
      <w:r w:rsidR="00EF2C8E" w:rsidRPr="00B13F95">
        <w:t xml:space="preserve"> play </w:t>
      </w:r>
      <w:r w:rsidR="00AF44E7" w:rsidRPr="00B13F95">
        <w:t xml:space="preserve">with </w:t>
      </w:r>
      <w:r w:rsidR="00EF2C8E" w:rsidRPr="00B13F95">
        <w:t xml:space="preserve">much higher </w:t>
      </w:r>
      <w:r w:rsidR="00EC532E">
        <w:t>swing ratios</w:t>
      </w:r>
      <w:r w:rsidR="00EF2C8E" w:rsidRPr="00B13F95">
        <w:t xml:space="preserve"> </w:t>
      </w:r>
      <w:r w:rsidR="002D79D1" w:rsidRPr="00B13F95">
        <w:t xml:space="preserve">than </w:t>
      </w:r>
      <w:r w:rsidR="00A56D6B">
        <w:t>2:1</w:t>
      </w:r>
      <w:r w:rsidR="00EF2C8E" w:rsidRPr="00B13F95">
        <w:t>, demonstrating minimal variation within a performance</w:t>
      </w:r>
      <w:r w:rsidR="009511C3">
        <w:t xml:space="preserve"> </w:t>
      </w:r>
      <w:r w:rsidR="009511C3" w:rsidRPr="00B13F95">
        <w:t>(</w:t>
      </w:r>
      <w:r w:rsidR="00A56D6B">
        <w:t xml:space="preserve">Collier &amp; Collier, 1996; Friberg &amp; Sundström, 2002; Prögler 1995; Honing &amp; Haas, 2008; </w:t>
      </w:r>
      <w:r w:rsidR="009511C3" w:rsidRPr="00B13F95">
        <w:t>s</w:t>
      </w:r>
      <w:r w:rsidR="00A56D6B">
        <w:t>ee Butterfield 2011, 5-7, for a comparative</w:t>
      </w:r>
      <w:r w:rsidR="009511C3" w:rsidRPr="00B13F95">
        <w:t xml:space="preserve"> overview)</w:t>
      </w:r>
      <w:r w:rsidR="002D79D1" w:rsidRPr="00B13F95">
        <w:t>. This likely serves to</w:t>
      </w:r>
      <w:r w:rsidR="00EF2C8E" w:rsidRPr="00B13F95">
        <w:t xml:space="preserve"> highlight the downbeat crotchet tactus and so provide</w:t>
      </w:r>
      <w:r w:rsidR="00D57D1C" w:rsidRPr="00B13F95">
        <w:t>s</w:t>
      </w:r>
      <w:r w:rsidR="00EF2C8E" w:rsidRPr="00B13F95">
        <w:t xml:space="preserve"> a strong and reliable reference grid for other musicians (Butterfield 2011; Monson 1996).</w:t>
      </w:r>
      <w:r w:rsidR="002D79D1" w:rsidRPr="00B13F95">
        <w:t xml:space="preserve"> A</w:t>
      </w:r>
      <w:r w:rsidR="00EF2C8E" w:rsidRPr="00B13F95">
        <w:t xml:space="preserve">cross performances, </w:t>
      </w:r>
      <w:r w:rsidR="002D79D1" w:rsidRPr="00B13F95">
        <w:t>drummers</w:t>
      </w:r>
      <w:r w:rsidR="00EF2C8E" w:rsidRPr="00B13F95">
        <w:t xml:space="preserve"> decrease their BURs with increasing tempo in an approximately linear fashion, starting at around 3 to 3.5 for tempi of 100-150 BPM and levelling out at c. 1.0 at tempo 300 </w:t>
      </w:r>
      <w:r w:rsidR="00EF2C8E" w:rsidRPr="00B13F95">
        <w:lastRenderedPageBreak/>
        <w:t xml:space="preserve">BPM (Friberg and Sundström, </w:t>
      </w:r>
      <w:r w:rsidR="009F1B40" w:rsidRPr="00B13F95">
        <w:t xml:space="preserve">1997 &amp; </w:t>
      </w:r>
      <w:r w:rsidR="00CA24B5" w:rsidRPr="00B13F95">
        <w:t>2002; Prögler, 1995</w:t>
      </w:r>
      <w:r w:rsidR="009F1B40" w:rsidRPr="00B13F95">
        <w:t>; Honing, and de Haas</w:t>
      </w:r>
      <w:r w:rsidR="00CA24B5" w:rsidRPr="00B13F95">
        <w:t>,</w:t>
      </w:r>
      <w:r w:rsidR="009F1B40" w:rsidRPr="00B13F95">
        <w:t xml:space="preserve"> 2008</w:t>
      </w:r>
      <w:r w:rsidR="00C30111" w:rsidRPr="00B13F95">
        <w:t xml:space="preserve"> </w:t>
      </w:r>
      <w:r w:rsidR="00CA24B5" w:rsidRPr="00B13F95">
        <w:t xml:space="preserve">found </w:t>
      </w:r>
      <w:r w:rsidR="00A552F1" w:rsidRPr="00B13F95">
        <w:t xml:space="preserve">a decrease, but </w:t>
      </w:r>
      <w:r w:rsidR="00CA24B5" w:rsidRPr="00B13F95">
        <w:t>no evidence for a linear interpretation</w:t>
      </w:r>
      <w:r w:rsidR="00EF2C8E" w:rsidRPr="00B13F95">
        <w:t>).</w:t>
      </w:r>
      <w:r w:rsidR="002D79D1" w:rsidRPr="00B13F95">
        <w:t xml:space="preserve"> This </w:t>
      </w:r>
      <w:r w:rsidR="004B26EA" w:rsidRPr="00B13F95">
        <w:t xml:space="preserve">scaling </w:t>
      </w:r>
      <w:r w:rsidR="002D79D1" w:rsidRPr="00B13F95">
        <w:t>effect d</w:t>
      </w:r>
      <w:r w:rsidR="0024513C" w:rsidRPr="00B13F95">
        <w:t xml:space="preserve">oes not seem to hold for other band members, </w:t>
      </w:r>
      <w:r w:rsidR="007F4ABA" w:rsidRPr="00B13F95">
        <w:t xml:space="preserve">since a similar </w:t>
      </w:r>
      <w:r w:rsidR="00F93A44" w:rsidRPr="00B13F95">
        <w:t>decrease</w:t>
      </w:r>
      <w:r w:rsidR="00162437" w:rsidRPr="00B13F95">
        <w:t xml:space="preserve"> in BURs with </w:t>
      </w:r>
      <w:r w:rsidR="00F93A44" w:rsidRPr="00B13F95">
        <w:t xml:space="preserve">increasing </w:t>
      </w:r>
      <w:r w:rsidR="00162437" w:rsidRPr="00B13F95">
        <w:t xml:space="preserve">tempo </w:t>
      </w:r>
      <w:r w:rsidR="007F4ABA" w:rsidRPr="00B13F95">
        <w:t xml:space="preserve">could not be found for melody </w:t>
      </w:r>
      <w:r w:rsidR="00162437" w:rsidRPr="00B13F95">
        <w:t>or</w:t>
      </w:r>
      <w:r w:rsidR="007F4ABA" w:rsidRPr="00B13F95">
        <w:t xml:space="preserve"> solo </w:t>
      </w:r>
      <w:r w:rsidR="00162437" w:rsidRPr="00B13F95">
        <w:t>performances</w:t>
      </w:r>
      <w:r w:rsidR="007F4ABA" w:rsidRPr="00B13F95">
        <w:t xml:space="preserve"> (Busse, </w:t>
      </w:r>
      <w:r w:rsidR="00401256" w:rsidRPr="00B13F95">
        <w:t>2002</w:t>
      </w:r>
      <w:r w:rsidR="007F4ABA" w:rsidRPr="00B13F95">
        <w:t xml:space="preserve">; Benadon, 2006; Ellis; </w:t>
      </w:r>
      <w:r w:rsidR="0024513C" w:rsidRPr="00B13F95">
        <w:t>1991</w:t>
      </w:r>
      <w:r w:rsidR="009B0875">
        <w:t>, Wesolowski, 2012</w:t>
      </w:r>
      <w:r w:rsidR="0024513C" w:rsidRPr="00B13F95">
        <w:t>)</w:t>
      </w:r>
      <w:r w:rsidR="002D79D1" w:rsidRPr="00B13F95">
        <w:t xml:space="preserve">. </w:t>
      </w:r>
    </w:p>
    <w:p w14:paraId="1B5798A6" w14:textId="45DC1BB9" w:rsidR="00BC4F01" w:rsidRPr="00B13F95" w:rsidRDefault="00BB05F6" w:rsidP="00C048E8">
      <w:pPr>
        <w:spacing w:after="120" w:line="276" w:lineRule="auto"/>
        <w:jc w:val="both"/>
      </w:pPr>
      <w:r>
        <w:t>In contrast to drummers</w:t>
      </w:r>
      <w:r w:rsidR="00E46161" w:rsidRPr="00B13F95">
        <w:t xml:space="preserve">, soloists tend to </w:t>
      </w:r>
      <w:r w:rsidR="0080294F" w:rsidRPr="00B13F95">
        <w:t>play</w:t>
      </w:r>
      <w:r w:rsidR="00A552F1" w:rsidRPr="00B13F95">
        <w:t xml:space="preserve"> </w:t>
      </w:r>
      <w:r w:rsidR="009511C3">
        <w:t xml:space="preserve">with a </w:t>
      </w:r>
      <w:r>
        <w:t>lower</w:t>
      </w:r>
      <w:r w:rsidR="009511C3">
        <w:t xml:space="preserve"> swing ratio than</w:t>
      </w:r>
      <w:r w:rsidR="00A552F1" w:rsidRPr="00B13F95">
        <w:t xml:space="preserve"> </w:t>
      </w:r>
      <w:r w:rsidR="00E46161" w:rsidRPr="00B13F95">
        <w:t>2:1</w:t>
      </w:r>
      <w:r w:rsidR="00576DD8">
        <w:t xml:space="preserve"> </w:t>
      </w:r>
      <w:r w:rsidR="00576DD8" w:rsidRPr="00B13F95">
        <w:t>on average</w:t>
      </w:r>
      <w:r w:rsidR="00E46161" w:rsidRPr="00B13F95">
        <w:t xml:space="preserve">, </w:t>
      </w:r>
      <w:r w:rsidR="00931DEB" w:rsidRPr="00B13F95">
        <w:t>although ratios vary</w:t>
      </w:r>
      <w:r w:rsidR="00E46161" w:rsidRPr="00B13F95">
        <w:t xml:space="preserve"> stron</w:t>
      </w:r>
      <w:r w:rsidR="00A552F1" w:rsidRPr="00B13F95">
        <w:t xml:space="preserve">gly </w:t>
      </w:r>
      <w:r w:rsidR="00E46161" w:rsidRPr="00B13F95">
        <w:t xml:space="preserve">across different performers and even within </w:t>
      </w:r>
      <w:r w:rsidR="00A552F1" w:rsidRPr="00B13F95">
        <w:t xml:space="preserve">individual </w:t>
      </w:r>
      <w:r w:rsidR="00E46161" w:rsidRPr="00B13F95">
        <w:t>performances</w:t>
      </w:r>
      <w:r w:rsidR="00A552F1" w:rsidRPr="00B13F95">
        <w:t xml:space="preserve"> or solos</w:t>
      </w:r>
      <w:r w:rsidR="001844B4" w:rsidRPr="00B13F95">
        <w:t xml:space="preserve"> </w:t>
      </w:r>
      <w:r w:rsidR="009F1B40" w:rsidRPr="00B13F95">
        <w:t>(Benadon, 2006; Busse</w:t>
      </w:r>
      <w:r w:rsidR="00E46161" w:rsidRPr="00B13F95">
        <w:t xml:space="preserve">, 2002; Butterfield, 2011; </w:t>
      </w:r>
      <w:r w:rsidR="009F1B40" w:rsidRPr="00B13F95">
        <w:t xml:space="preserve">Ellis, 1991; </w:t>
      </w:r>
      <w:r w:rsidR="009B0875">
        <w:t>Wesolowski, 2012</w:t>
      </w:r>
      <w:r w:rsidR="00E46161" w:rsidRPr="00B13F95">
        <w:t>).</w:t>
      </w:r>
      <w:r w:rsidR="00792231" w:rsidRPr="00B13F95">
        <w:t xml:space="preserve"> </w:t>
      </w:r>
      <w:r w:rsidR="005D17E6" w:rsidRPr="00B13F95">
        <w:t xml:space="preserve">For example, </w:t>
      </w:r>
      <w:r w:rsidR="001061FD" w:rsidRPr="00B13F95">
        <w:t xml:space="preserve">Butterfield (2011) demonstrates that </w:t>
      </w:r>
      <w:r w:rsidR="0022537B">
        <w:t xml:space="preserve">merely </w:t>
      </w:r>
      <w:r w:rsidR="001061FD" w:rsidRPr="00B13F95">
        <w:t xml:space="preserve">a four-bar phrase by Coleman Hawkins includes BURs </w:t>
      </w:r>
      <w:r w:rsidR="0022537B">
        <w:t>ranging from</w:t>
      </w:r>
      <w:r w:rsidR="001061FD" w:rsidRPr="00B13F95">
        <w:t xml:space="preserve"> 1.31:1 and 2.44:1, while a phrase of similar length by Charlie Parker </w:t>
      </w:r>
      <w:r w:rsidR="0022537B">
        <w:t xml:space="preserve">ranges from 0.97:1 to </w:t>
      </w:r>
      <w:r w:rsidR="001061FD" w:rsidRPr="00B13F95">
        <w:t xml:space="preserve">1.89:1. </w:t>
      </w:r>
      <w:r w:rsidR="007D3477" w:rsidRPr="00B13F95">
        <w:t xml:space="preserve">In </w:t>
      </w:r>
      <w:r w:rsidR="001061FD" w:rsidRPr="00B13F95">
        <w:t xml:space="preserve">order to </w:t>
      </w:r>
      <w:r w:rsidR="00BC3EB6">
        <w:t>non</w:t>
      </w:r>
      <w:r w:rsidR="00576DD8">
        <w:t>e</w:t>
      </w:r>
      <w:r w:rsidR="00BC3EB6">
        <w:t>theless</w:t>
      </w:r>
      <w:r w:rsidR="001061FD" w:rsidRPr="00B13F95">
        <w:t xml:space="preserve"> synchronise with the higher BURs of the drums</w:t>
      </w:r>
      <w:r w:rsidR="007D3477" w:rsidRPr="00B13F95">
        <w:t xml:space="preserve">, </w:t>
      </w:r>
      <w:r w:rsidR="001061FD" w:rsidRPr="00B13F95">
        <w:t>soloists tend to</w:t>
      </w:r>
      <w:r w:rsidR="007D3477" w:rsidRPr="00B13F95">
        <w:t xml:space="preserve"> </w:t>
      </w:r>
      <w:r w:rsidR="00BC3EB6">
        <w:t>pla</w:t>
      </w:r>
      <w:ins w:id="10" w:author="Christopher Corcoran" w:date="2020-08-09T17:03:00Z">
        <w:r w:rsidR="008E24D9">
          <w:t>y</w:t>
        </w:r>
      </w:ins>
      <w:del w:id="11" w:author="Christopher Corcoran" w:date="2020-08-09T17:03:00Z">
        <w:r w:rsidR="00BC3EB6" w:rsidDel="008E24D9">
          <w:delText>ce</w:delText>
        </w:r>
      </w:del>
      <w:r w:rsidR="00BC3EB6">
        <w:t xml:space="preserve"> their </w:t>
      </w:r>
      <w:commentRangeStart w:id="12"/>
      <w:commentRangeStart w:id="13"/>
      <w:ins w:id="14" w:author="Klaus Frieler" w:date="2020-07-16T18:43:00Z">
        <w:r w:rsidR="00576DD8">
          <w:t>onbeat</w:t>
        </w:r>
      </w:ins>
      <w:commentRangeStart w:id="15"/>
      <w:commentRangeEnd w:id="15"/>
      <w:r w:rsidR="00576DD8">
        <w:rPr>
          <w:rStyle w:val="Kommentarzeichen"/>
        </w:rPr>
        <w:commentReference w:id="15"/>
      </w:r>
      <w:r w:rsidR="00BC3EB6">
        <w:t xml:space="preserve"> </w:t>
      </w:r>
      <w:commentRangeEnd w:id="12"/>
      <w:r w:rsidR="000A7ACF">
        <w:rPr>
          <w:rStyle w:val="Kommentarzeichen"/>
        </w:rPr>
        <w:commentReference w:id="12"/>
      </w:r>
      <w:commentRangeEnd w:id="13"/>
      <w:r w:rsidR="009629C3">
        <w:rPr>
          <w:rStyle w:val="Kommentarzeichen"/>
        </w:rPr>
        <w:commentReference w:id="13"/>
      </w:r>
      <w:r w:rsidR="00BC3EB6">
        <w:t>eighth note</w:t>
      </w:r>
      <w:r w:rsidR="00965C29">
        <w:t xml:space="preserve"> slightly</w:t>
      </w:r>
      <w:r w:rsidR="007D3477" w:rsidRPr="00B13F95">
        <w:t xml:space="preserve"> after the drums have </w:t>
      </w:r>
      <w:r w:rsidR="00BC3EB6">
        <w:t xml:space="preserve">already </w:t>
      </w:r>
      <w:r w:rsidR="007D3477" w:rsidRPr="00B13F95">
        <w:t xml:space="preserve">articulated the </w:t>
      </w:r>
      <w:ins w:id="16" w:author="Klaus Frieler" w:date="2020-07-16T18:44:00Z">
        <w:r w:rsidR="00576DD8">
          <w:t>on</w:t>
        </w:r>
        <w:r w:rsidR="00576DD8" w:rsidRPr="00B13F95">
          <w:t>beat</w:t>
        </w:r>
      </w:ins>
      <w:ins w:id="17" w:author="Christopher Corcoran" w:date="2020-08-08T17:29:00Z">
        <w:r w:rsidR="000A7ACF">
          <w:t xml:space="preserve"> note</w:t>
        </w:r>
      </w:ins>
      <w:r w:rsidR="00BC3EB6">
        <w:t>,</w:t>
      </w:r>
      <w:r w:rsidR="007D3477" w:rsidRPr="00B13F95">
        <w:t xml:space="preserve"> </w:t>
      </w:r>
      <w:r w:rsidR="001061FD" w:rsidRPr="00B13F95">
        <w:t>then link</w:t>
      </w:r>
      <w:r w:rsidR="007D3477" w:rsidRPr="00B13F95">
        <w:t xml:space="preserve"> with the drummers’ upbeat</w:t>
      </w:r>
      <w:r w:rsidR="001061FD" w:rsidRPr="00B13F95">
        <w:t xml:space="preserve"> eighth note</w:t>
      </w:r>
      <w:r w:rsidR="007107DF" w:rsidRPr="00B13F95">
        <w:t xml:space="preserve"> </w:t>
      </w:r>
      <w:r w:rsidR="001061FD" w:rsidRPr="00B13F95">
        <w:t xml:space="preserve">(Friberg and Sundström, 2002; Iyer, 2002). </w:t>
      </w:r>
    </w:p>
    <w:p w14:paraId="2E079FA9" w14:textId="78C42995" w:rsidR="0024513C" w:rsidRDefault="00576DD8" w:rsidP="00C048E8">
      <w:pPr>
        <w:spacing w:after="120" w:line="276" w:lineRule="auto"/>
        <w:jc w:val="both"/>
      </w:pPr>
      <w:r>
        <w:t>In summary</w:t>
      </w:r>
      <w:r w:rsidR="005C6071" w:rsidRPr="00B13F95">
        <w:t xml:space="preserve">, </w:t>
      </w:r>
      <w:r w:rsidR="00C35A1A" w:rsidRPr="00B13F95">
        <w:t xml:space="preserve">it appears that </w:t>
      </w:r>
      <w:r w:rsidR="005C6071" w:rsidRPr="00B13F95">
        <w:t xml:space="preserve">swing is a situation-specific and complex phrasing style that features anything but a straightforward steady 2:1 BUR. </w:t>
      </w:r>
      <w:r w:rsidR="00151DEA" w:rsidRPr="00B13F95">
        <w:t xml:space="preserve">The reasons for why the myth of swing as a </w:t>
      </w:r>
      <w:r w:rsidR="005C6071" w:rsidRPr="00B13F95">
        <w:t>2:1 triplet pattern</w:t>
      </w:r>
      <w:r w:rsidR="00151DEA" w:rsidRPr="00B13F95">
        <w:t xml:space="preserve"> persists so widely are likely rooted in </w:t>
      </w:r>
      <w:r w:rsidR="004A2639">
        <w:t>cognitive</w:t>
      </w:r>
      <w:r w:rsidR="00151DEA" w:rsidRPr="00B13F95">
        <w:t xml:space="preserve"> mechanisms that cause listeners to </w:t>
      </w:r>
      <w:ins w:id="18" w:author="Klaus Frieler" w:date="2020-07-16T18:45:00Z">
        <w:del w:id="19" w:author="Christopher Corcoran" w:date="2020-08-08T17:32:00Z">
          <w:r w:rsidDel="000A7ACF">
            <w:delText>perceive</w:delText>
          </w:r>
        </w:del>
      </w:ins>
      <w:ins w:id="20" w:author="Christopher Corcoran" w:date="2020-08-08T17:33:00Z">
        <w:r w:rsidR="000A7ACF">
          <w:t>conceptualise</w:t>
        </w:r>
      </w:ins>
      <w:ins w:id="21" w:author="Klaus Frieler" w:date="2020-07-16T18:45:00Z">
        <w:r>
          <w:t xml:space="preserve"> </w:t>
        </w:r>
      </w:ins>
      <w:r w:rsidR="00151DEA" w:rsidRPr="00B13F95">
        <w:t xml:space="preserve">uneven events </w:t>
      </w:r>
      <w:ins w:id="22" w:author="Christopher Corcoran" w:date="2020-08-08T17:33:00Z">
        <w:r w:rsidR="000A7ACF">
          <w:t>as</w:t>
        </w:r>
      </w:ins>
      <w:ins w:id="23" w:author="Christopher Corcoran" w:date="2020-08-08T17:32:00Z">
        <w:r w:rsidR="000A7ACF">
          <w:t xml:space="preserve"> easily quantifiable </w:t>
        </w:r>
        <w:commentRangeStart w:id="24"/>
        <w:r w:rsidR="000A7ACF">
          <w:t>ratios</w:t>
        </w:r>
      </w:ins>
      <w:ins w:id="25" w:author="Klaus Frieler" w:date="2020-07-16T18:45:00Z">
        <w:del w:id="26" w:author="Christopher Corcoran" w:date="2020-08-08T17:33:00Z">
          <w:r w:rsidDel="000A7ACF">
            <w:delText xml:space="preserve">with </w:delText>
          </w:r>
        </w:del>
      </w:ins>
      <w:commentRangeStart w:id="27"/>
      <w:del w:id="28" w:author="Christopher Corcoran" w:date="2020-08-08T17:33:00Z">
        <w:r w:rsidR="00151DEA" w:rsidRPr="00B13F95" w:rsidDel="000A7ACF">
          <w:delText>simple mental schema in order to ease perception</w:delText>
        </w:r>
      </w:del>
      <w:commentRangeEnd w:id="27"/>
      <w:r>
        <w:rPr>
          <w:rStyle w:val="Kommentarzeichen"/>
        </w:rPr>
        <w:commentReference w:id="27"/>
      </w:r>
      <w:commentRangeEnd w:id="24"/>
      <w:r w:rsidR="000A7ACF">
        <w:rPr>
          <w:rStyle w:val="Kommentarzeichen"/>
        </w:rPr>
        <w:commentReference w:id="24"/>
      </w:r>
      <w:r w:rsidR="00151DEA" w:rsidRPr="00B13F95">
        <w:t xml:space="preserve"> </w:t>
      </w:r>
      <w:r w:rsidR="00C55E8B" w:rsidRPr="00B13F95">
        <w:t>(Butterfield, 2010 &amp;</w:t>
      </w:r>
      <w:r w:rsidR="00151DEA" w:rsidRPr="00B13F95">
        <w:t xml:space="preserve"> 2011; Iyer, 2002).</w:t>
      </w:r>
      <w:r w:rsidR="00BC4F01" w:rsidRPr="00B13F95">
        <w:t xml:space="preserve"> Some authors have </w:t>
      </w:r>
      <w:r w:rsidR="009A2166" w:rsidRPr="00B13F95">
        <w:t xml:space="preserve">also </w:t>
      </w:r>
      <w:r w:rsidR="00BC4F01" w:rsidRPr="00B13F95">
        <w:t xml:space="preserve">suggested that </w:t>
      </w:r>
      <w:r w:rsidR="00047DEE">
        <w:t>certain</w:t>
      </w:r>
      <w:r w:rsidR="00BC4F01" w:rsidRPr="00B13F95">
        <w:t xml:space="preserve"> BUR</w:t>
      </w:r>
      <w:r w:rsidR="0066493D">
        <w:t>s</w:t>
      </w:r>
      <w:r w:rsidR="00047DEE">
        <w:t xml:space="preserve"> </w:t>
      </w:r>
      <w:r w:rsidR="00FA42CB" w:rsidRPr="00B13F95">
        <w:t>are</w:t>
      </w:r>
      <w:r w:rsidR="00BC4F01" w:rsidRPr="00B13F95">
        <w:t xml:space="preserve"> associated with particular periods or subgenres in jazz history, with </w:t>
      </w:r>
      <w:r w:rsidR="00610903">
        <w:t xml:space="preserve">the </w:t>
      </w:r>
      <w:r w:rsidR="00BC4F01" w:rsidRPr="00B13F95">
        <w:t>2:1</w:t>
      </w:r>
      <w:r w:rsidR="00610903">
        <w:t xml:space="preserve">-triplet </w:t>
      </w:r>
      <w:r w:rsidR="00C0244B">
        <w:t>conception</w:t>
      </w:r>
      <w:r w:rsidR="00BC4F01" w:rsidRPr="00B13F95">
        <w:t xml:space="preserve"> </w:t>
      </w:r>
      <w:r w:rsidR="00090592">
        <w:t>possibly</w:t>
      </w:r>
      <w:r w:rsidR="0066493D">
        <w:t xml:space="preserve"> </w:t>
      </w:r>
      <w:r w:rsidR="00C0244B">
        <w:t>harking back to</w:t>
      </w:r>
      <w:r w:rsidR="0066493D">
        <w:t xml:space="preserve"> phrasing </w:t>
      </w:r>
      <w:r w:rsidR="00C0244B">
        <w:t xml:space="preserve">habits </w:t>
      </w:r>
      <w:r w:rsidR="0066493D">
        <w:t>during the classic</w:t>
      </w:r>
      <w:r w:rsidR="00BC4F01" w:rsidRPr="00B13F95">
        <w:t xml:space="preserve"> big band era </w:t>
      </w:r>
      <w:r w:rsidR="00B7043A">
        <w:t xml:space="preserve">in the 1930s and </w:t>
      </w:r>
      <w:r w:rsidR="00BC4F01" w:rsidRPr="00B13F95">
        <w:t>40s</w:t>
      </w:r>
      <w:r w:rsidR="00C55E8B" w:rsidRPr="00B13F95">
        <w:t xml:space="preserve"> (Sussman &amp; Abene, 2012, 58; Benadon, 2006)</w:t>
      </w:r>
      <w:r w:rsidR="00BC4F01" w:rsidRPr="00B13F95">
        <w:t>.</w:t>
      </w:r>
    </w:p>
    <w:p w14:paraId="405D058B" w14:textId="77777777" w:rsidR="004764D0" w:rsidRPr="00B13F95" w:rsidRDefault="004764D0" w:rsidP="00C048E8">
      <w:pPr>
        <w:spacing w:after="120" w:line="276" w:lineRule="auto"/>
        <w:jc w:val="both"/>
      </w:pPr>
    </w:p>
    <w:p w14:paraId="57FE3A07" w14:textId="4F05045F" w:rsidR="000079F7" w:rsidRPr="000079F7" w:rsidRDefault="000079F7" w:rsidP="00C048E8">
      <w:pPr>
        <w:spacing w:after="120" w:line="276" w:lineRule="auto"/>
        <w:jc w:val="both"/>
        <w:rPr>
          <w:b/>
        </w:rPr>
      </w:pPr>
      <w:r>
        <w:rPr>
          <w:b/>
        </w:rPr>
        <w:t>Sampling problems</w:t>
      </w:r>
    </w:p>
    <w:p w14:paraId="629B3D25" w14:textId="57AB8EE3" w:rsidR="0073475C" w:rsidRDefault="00707064" w:rsidP="00C048E8">
      <w:pPr>
        <w:spacing w:after="120" w:line="276" w:lineRule="auto"/>
        <w:jc w:val="both"/>
        <w:rPr>
          <w:ins w:id="29" w:author="Christopher Corcoran" w:date="2020-08-08T19:10:00Z"/>
        </w:rPr>
      </w:pPr>
      <w:r w:rsidRPr="00B13F95">
        <w:t xml:space="preserve">However, </w:t>
      </w:r>
      <w:r w:rsidR="009A0B36" w:rsidRPr="00B13F95">
        <w:t>all the empirical</w:t>
      </w:r>
      <w:r w:rsidRPr="00B13F95">
        <w:t xml:space="preserve"> papers </w:t>
      </w:r>
      <w:r w:rsidR="009A0B36" w:rsidRPr="00B13F95">
        <w:t xml:space="preserve">referenced here only </w:t>
      </w:r>
      <w:r w:rsidRPr="00B13F95">
        <w:t xml:space="preserve">report results of small case studies, basing their analyses on a limited number of phrases, recordings, </w:t>
      </w:r>
      <w:r w:rsidR="004A6AA8" w:rsidRPr="00B13F95">
        <w:t xml:space="preserve">performers, </w:t>
      </w:r>
      <w:r w:rsidRPr="00B13F95">
        <w:t>or participants</w:t>
      </w:r>
      <w:ins w:id="30" w:author="Christopher Corcoran" w:date="2020-08-08T19:20:00Z">
        <w:r w:rsidR="00843505">
          <w:t xml:space="preserve"> (ethnographic studies </w:t>
        </w:r>
      </w:ins>
      <w:ins w:id="31" w:author="Christopher Corcoran" w:date="2020-08-08T19:21:00Z">
        <w:r w:rsidR="00636BCD">
          <w:t xml:space="preserve">and personal reports </w:t>
        </w:r>
      </w:ins>
      <w:ins w:id="32" w:author="Christopher Corcoran" w:date="2020-08-08T19:20:00Z">
        <w:r w:rsidR="00843505">
          <w:t xml:space="preserve">aside, which do not provide </w:t>
        </w:r>
        <w:r w:rsidR="00C119DA">
          <w:t>quantifiable data)</w:t>
        </w:r>
      </w:ins>
      <w:r w:rsidRPr="00B13F95">
        <w:t xml:space="preserve">. </w:t>
      </w:r>
      <w:commentRangeStart w:id="33"/>
      <w:ins w:id="34" w:author="Christopher Corcoran" w:date="2020-08-08T19:14:00Z">
        <w:r w:rsidR="005607D8">
          <w:t xml:space="preserve">Table 1 shows an overview </w:t>
        </w:r>
      </w:ins>
      <w:ins w:id="35" w:author="Christopher Corcoran" w:date="2020-08-08T19:18:00Z">
        <w:r w:rsidR="004C3E50">
          <w:t>of</w:t>
        </w:r>
      </w:ins>
      <w:ins w:id="36" w:author="Christopher Corcoran" w:date="2020-08-08T19:14:00Z">
        <w:r w:rsidR="005607D8">
          <w:t xml:space="preserve"> the data sources for each paper.</w:t>
        </w:r>
      </w:ins>
      <w:commentRangeEnd w:id="33"/>
      <w:r w:rsidR="009629C3">
        <w:rPr>
          <w:rStyle w:val="Kommentarzeichen"/>
        </w:rPr>
        <w:commentReference w:id="33"/>
      </w:r>
    </w:p>
    <w:p w14:paraId="59C14760" w14:textId="659AD7F8" w:rsidR="0097565C" w:rsidRDefault="005607D8" w:rsidP="00C048E8">
      <w:pPr>
        <w:spacing w:after="120" w:line="276" w:lineRule="auto"/>
        <w:jc w:val="both"/>
        <w:rPr>
          <w:ins w:id="37" w:author="Christopher Corcoran" w:date="2020-08-08T17:41:00Z"/>
        </w:rPr>
      </w:pPr>
      <w:ins w:id="38" w:author="Christopher Corcoran" w:date="2020-08-08T19:11:00Z">
        <w:r>
          <w:rPr>
            <w:noProof/>
            <w:lang w:val="en-US"/>
          </w:rPr>
          <w:lastRenderedPageBreak/>
          <mc:AlternateContent>
            <mc:Choice Requires="wps">
              <w:drawing>
                <wp:inline distT="0" distB="0" distL="0" distR="0" wp14:anchorId="005C28D4" wp14:editId="3B05B95B">
                  <wp:extent cx="5943600" cy="5161660"/>
                  <wp:effectExtent l="0" t="0" r="25400" b="20320"/>
                  <wp:docPr id="10" name="Text Box 10"/>
                  <wp:cNvGraphicFramePr/>
                  <a:graphic xmlns:a="http://schemas.openxmlformats.org/drawingml/2006/main">
                    <a:graphicData uri="http://schemas.microsoft.com/office/word/2010/wordprocessingShape">
                      <wps:wsp>
                        <wps:cNvSpPr txBox="1"/>
                        <wps:spPr>
                          <a:xfrm>
                            <a:off x="0" y="0"/>
                            <a:ext cx="5943600" cy="516166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ellenraster"/>
                                <w:tblW w:w="0" w:type="auto"/>
                                <w:tblLook w:val="04A0" w:firstRow="1" w:lastRow="0" w:firstColumn="1" w:lastColumn="0" w:noHBand="0" w:noVBand="1"/>
                              </w:tblPr>
                              <w:tblGrid>
                                <w:gridCol w:w="2886"/>
                                <w:gridCol w:w="6191"/>
                              </w:tblGrid>
                              <w:tr w:rsidR="009629C3" w:rsidRPr="00EE75EC" w14:paraId="677B3F39" w14:textId="77777777" w:rsidTr="00222B5D">
                                <w:trPr>
                                  <w:ins w:id="39" w:author="Christopher Corcoran" w:date="2020-08-08T19:12:00Z"/>
                                </w:trPr>
                                <w:tc>
                                  <w:tcPr>
                                    <w:tcW w:w="2939" w:type="dxa"/>
                                  </w:tcPr>
                                  <w:p w14:paraId="275A1F86" w14:textId="73038E3A" w:rsidR="009629C3" w:rsidRPr="00222B5D" w:rsidRDefault="009629C3" w:rsidP="00843505">
                                    <w:pPr>
                                      <w:spacing w:after="120" w:line="276" w:lineRule="auto"/>
                                      <w:jc w:val="center"/>
                                      <w:rPr>
                                        <w:ins w:id="40" w:author="Christopher Corcoran" w:date="2020-08-08T19:12:00Z"/>
                                        <w:b/>
                                        <w:sz w:val="20"/>
                                        <w:szCs w:val="20"/>
                                      </w:rPr>
                                    </w:pPr>
                                    <w:ins w:id="41" w:author="Christopher Corcoran" w:date="2020-08-08T19:15:00Z">
                                      <w:r>
                                        <w:rPr>
                                          <w:b/>
                                          <w:sz w:val="20"/>
                                          <w:szCs w:val="20"/>
                                        </w:rPr>
                                        <w:t>Paper</w:t>
                                      </w:r>
                                    </w:ins>
                                  </w:p>
                                </w:tc>
                                <w:tc>
                                  <w:tcPr>
                                    <w:tcW w:w="6348" w:type="dxa"/>
                                  </w:tcPr>
                                  <w:p w14:paraId="477826F4" w14:textId="1E206D95" w:rsidR="009629C3" w:rsidRPr="00222B5D" w:rsidRDefault="009629C3" w:rsidP="00843505">
                                    <w:pPr>
                                      <w:spacing w:after="120" w:line="276" w:lineRule="auto"/>
                                      <w:jc w:val="center"/>
                                      <w:rPr>
                                        <w:ins w:id="42" w:author="Christopher Corcoran" w:date="2020-08-08T19:12:00Z"/>
                                        <w:b/>
                                        <w:sz w:val="20"/>
                                        <w:szCs w:val="20"/>
                                      </w:rPr>
                                    </w:pPr>
                                    <w:ins w:id="43" w:author="Christopher Corcoran" w:date="2020-08-08T19:14:00Z">
                                      <w:r>
                                        <w:rPr>
                                          <w:b/>
                                          <w:sz w:val="20"/>
                                          <w:szCs w:val="20"/>
                                        </w:rPr>
                                        <w:t>Sampled</w:t>
                                      </w:r>
                                    </w:ins>
                                    <w:ins w:id="44" w:author="Christopher Corcoran" w:date="2020-08-08T19:12:00Z">
                                      <w:r w:rsidRPr="00222B5D">
                                        <w:rPr>
                                          <w:b/>
                                          <w:sz w:val="20"/>
                                          <w:szCs w:val="20"/>
                                        </w:rPr>
                                        <w:t xml:space="preserve"> data</w:t>
                                      </w:r>
                                    </w:ins>
                                    <w:ins w:id="45" w:author="Christopher Corcoran" w:date="2020-08-08T19:14:00Z">
                                      <w:r>
                                        <w:rPr>
                                          <w:b/>
                                          <w:sz w:val="20"/>
                                          <w:szCs w:val="20"/>
                                        </w:rPr>
                                        <w:t xml:space="preserve"> sources</w:t>
                                      </w:r>
                                    </w:ins>
                                  </w:p>
                                </w:tc>
                              </w:tr>
                              <w:tr w:rsidR="009629C3" w:rsidRPr="00EE75EC" w14:paraId="19EAA054" w14:textId="77777777" w:rsidTr="00222B5D">
                                <w:trPr>
                                  <w:ins w:id="46" w:author="Christopher Corcoran" w:date="2020-08-08T19:12:00Z"/>
                                </w:trPr>
                                <w:tc>
                                  <w:tcPr>
                                    <w:tcW w:w="2939" w:type="dxa"/>
                                  </w:tcPr>
                                  <w:p w14:paraId="7E354CB6" w14:textId="77777777" w:rsidR="009629C3" w:rsidRPr="00222B5D" w:rsidRDefault="009629C3" w:rsidP="00843505">
                                    <w:pPr>
                                      <w:rPr>
                                        <w:ins w:id="47" w:author="Christopher Corcoran" w:date="2020-08-08T19:12:00Z"/>
                                        <w:sz w:val="20"/>
                                        <w:szCs w:val="20"/>
                                      </w:rPr>
                                    </w:pPr>
                                    <w:ins w:id="48" w:author="Christopher Corcoran" w:date="2020-08-08T19:12:00Z">
                                      <w:r w:rsidRPr="00222B5D">
                                        <w:rPr>
                                          <w:sz w:val="20"/>
                                          <w:szCs w:val="20"/>
                                        </w:rPr>
                                        <w:t xml:space="preserve">Ashley (2002) </w:t>
                                      </w:r>
                                    </w:ins>
                                  </w:p>
                                </w:tc>
                                <w:tc>
                                  <w:tcPr>
                                    <w:tcW w:w="6348" w:type="dxa"/>
                                  </w:tcPr>
                                  <w:p w14:paraId="5DCCEE9B" w14:textId="77777777" w:rsidR="009629C3" w:rsidRPr="00222B5D" w:rsidRDefault="009629C3" w:rsidP="00843505">
                                    <w:pPr>
                                      <w:spacing w:after="120" w:line="276" w:lineRule="auto"/>
                                      <w:rPr>
                                        <w:ins w:id="49" w:author="Christopher Corcoran" w:date="2020-08-08T19:12:00Z"/>
                                        <w:sz w:val="20"/>
                                        <w:szCs w:val="20"/>
                                      </w:rPr>
                                    </w:pPr>
                                    <w:ins w:id="50" w:author="Christopher Corcoran" w:date="2020-08-08T19:12:00Z">
                                      <w:r w:rsidRPr="00222B5D">
                                        <w:rPr>
                                          <w:sz w:val="20"/>
                                          <w:szCs w:val="20"/>
                                        </w:rPr>
                                        <w:t>5 recordings by 4 performers</w:t>
                                      </w:r>
                                    </w:ins>
                                  </w:p>
                                </w:tc>
                              </w:tr>
                              <w:tr w:rsidR="009629C3" w:rsidRPr="00EE75EC" w14:paraId="093E5A5D" w14:textId="77777777" w:rsidTr="00222B5D">
                                <w:trPr>
                                  <w:ins w:id="51" w:author="Christopher Corcoran" w:date="2020-08-08T19:12:00Z"/>
                                </w:trPr>
                                <w:tc>
                                  <w:tcPr>
                                    <w:tcW w:w="2939" w:type="dxa"/>
                                  </w:tcPr>
                                  <w:p w14:paraId="59157F32" w14:textId="77777777" w:rsidR="009629C3" w:rsidRPr="00222B5D" w:rsidRDefault="009629C3" w:rsidP="00843505">
                                    <w:pPr>
                                      <w:spacing w:after="120" w:line="276" w:lineRule="auto"/>
                                      <w:jc w:val="both"/>
                                      <w:rPr>
                                        <w:ins w:id="52" w:author="Christopher Corcoran" w:date="2020-08-08T19:12:00Z"/>
                                        <w:sz w:val="20"/>
                                        <w:szCs w:val="20"/>
                                      </w:rPr>
                                    </w:pPr>
                                    <w:ins w:id="53" w:author="Christopher Corcoran" w:date="2020-08-08T19:12:00Z">
                                      <w:r w:rsidRPr="00222B5D">
                                        <w:rPr>
                                          <w:sz w:val="20"/>
                                          <w:szCs w:val="20"/>
                                        </w:rPr>
                                        <w:t>Benadon (2006)</w:t>
                                      </w:r>
                                    </w:ins>
                                  </w:p>
                                </w:tc>
                                <w:tc>
                                  <w:tcPr>
                                    <w:tcW w:w="6348" w:type="dxa"/>
                                  </w:tcPr>
                                  <w:p w14:paraId="28BD8259" w14:textId="77777777" w:rsidR="009629C3" w:rsidRPr="00222B5D" w:rsidRDefault="009629C3" w:rsidP="00843505">
                                    <w:pPr>
                                      <w:spacing w:after="120" w:line="276" w:lineRule="auto"/>
                                      <w:rPr>
                                        <w:ins w:id="54" w:author="Christopher Corcoran" w:date="2020-08-08T19:12:00Z"/>
                                        <w:sz w:val="20"/>
                                        <w:szCs w:val="20"/>
                                      </w:rPr>
                                    </w:pPr>
                                    <w:ins w:id="55" w:author="Christopher Corcoran" w:date="2020-08-08T19:12:00Z">
                                      <w:r w:rsidRPr="00222B5D">
                                        <w:rPr>
                                          <w:sz w:val="20"/>
                                          <w:szCs w:val="20"/>
                                        </w:rPr>
                                        <w:t>26 recordings by 24 performers</w:t>
                                      </w:r>
                                    </w:ins>
                                  </w:p>
                                </w:tc>
                              </w:tr>
                              <w:tr w:rsidR="009629C3" w:rsidRPr="00EE75EC" w14:paraId="21B593AE" w14:textId="77777777" w:rsidTr="00222B5D">
                                <w:trPr>
                                  <w:ins w:id="56" w:author="Christopher Corcoran" w:date="2020-08-08T19:12:00Z"/>
                                </w:trPr>
                                <w:tc>
                                  <w:tcPr>
                                    <w:tcW w:w="2939" w:type="dxa"/>
                                  </w:tcPr>
                                  <w:p w14:paraId="381D66F2" w14:textId="77777777" w:rsidR="009629C3" w:rsidRPr="00222B5D" w:rsidRDefault="009629C3" w:rsidP="00843505">
                                    <w:pPr>
                                      <w:spacing w:after="120" w:line="276" w:lineRule="auto"/>
                                      <w:jc w:val="both"/>
                                      <w:rPr>
                                        <w:ins w:id="57" w:author="Christopher Corcoran" w:date="2020-08-08T19:12:00Z"/>
                                        <w:sz w:val="20"/>
                                        <w:szCs w:val="20"/>
                                      </w:rPr>
                                    </w:pPr>
                                    <w:ins w:id="58" w:author="Christopher Corcoran" w:date="2020-08-08T19:12:00Z">
                                      <w:r w:rsidRPr="00222B5D">
                                        <w:rPr>
                                          <w:sz w:val="20"/>
                                          <w:szCs w:val="20"/>
                                        </w:rPr>
                                        <w:t>Berliner (1994)</w:t>
                                      </w:r>
                                    </w:ins>
                                  </w:p>
                                </w:tc>
                                <w:tc>
                                  <w:tcPr>
                                    <w:tcW w:w="6348" w:type="dxa"/>
                                  </w:tcPr>
                                  <w:p w14:paraId="5B031E7D" w14:textId="77777777" w:rsidR="009629C3" w:rsidRPr="00222B5D" w:rsidRDefault="009629C3" w:rsidP="00843505">
                                    <w:pPr>
                                      <w:spacing w:after="120" w:line="276" w:lineRule="auto"/>
                                      <w:rPr>
                                        <w:ins w:id="59" w:author="Christopher Corcoran" w:date="2020-08-08T19:12:00Z"/>
                                        <w:sz w:val="20"/>
                                        <w:szCs w:val="20"/>
                                      </w:rPr>
                                    </w:pPr>
                                    <w:ins w:id="60" w:author="Christopher Corcoran" w:date="2020-08-08T19:12:00Z">
                                      <w:r w:rsidRPr="00222B5D">
                                        <w:rPr>
                                          <w:sz w:val="20"/>
                                          <w:szCs w:val="20"/>
                                        </w:rPr>
                                        <w:t>Ethnographic interviews and observations</w:t>
                                      </w:r>
                                    </w:ins>
                                  </w:p>
                                </w:tc>
                              </w:tr>
                              <w:tr w:rsidR="009629C3" w:rsidRPr="00EE75EC" w14:paraId="0FF0C5F5" w14:textId="77777777" w:rsidTr="00222B5D">
                                <w:trPr>
                                  <w:ins w:id="61" w:author="Christopher Corcoran" w:date="2020-08-08T19:12:00Z"/>
                                </w:trPr>
                                <w:tc>
                                  <w:tcPr>
                                    <w:tcW w:w="2939" w:type="dxa"/>
                                  </w:tcPr>
                                  <w:p w14:paraId="4DEF2DC3" w14:textId="77777777" w:rsidR="009629C3" w:rsidRPr="00222B5D" w:rsidRDefault="009629C3" w:rsidP="00843505">
                                    <w:pPr>
                                      <w:spacing w:after="120" w:line="276" w:lineRule="auto"/>
                                      <w:jc w:val="both"/>
                                      <w:rPr>
                                        <w:ins w:id="62" w:author="Christopher Corcoran" w:date="2020-08-08T19:12:00Z"/>
                                        <w:sz w:val="20"/>
                                        <w:szCs w:val="20"/>
                                      </w:rPr>
                                    </w:pPr>
                                    <w:ins w:id="63" w:author="Christopher Corcoran" w:date="2020-08-08T19:12:00Z">
                                      <w:r w:rsidRPr="00222B5D">
                                        <w:rPr>
                                          <w:sz w:val="20"/>
                                          <w:szCs w:val="20"/>
                                        </w:rPr>
                                        <w:t>Busse (2002)</w:t>
                                      </w:r>
                                    </w:ins>
                                  </w:p>
                                </w:tc>
                                <w:tc>
                                  <w:tcPr>
                                    <w:tcW w:w="6348" w:type="dxa"/>
                                  </w:tcPr>
                                  <w:p w14:paraId="6BBB6A7A" w14:textId="77777777" w:rsidR="009629C3" w:rsidRPr="00222B5D" w:rsidRDefault="009629C3" w:rsidP="00843505">
                                    <w:pPr>
                                      <w:spacing w:after="120" w:line="276" w:lineRule="auto"/>
                                      <w:rPr>
                                        <w:ins w:id="64" w:author="Christopher Corcoran" w:date="2020-08-08T19:12:00Z"/>
                                        <w:sz w:val="20"/>
                                        <w:szCs w:val="20"/>
                                      </w:rPr>
                                    </w:pPr>
                                    <w:ins w:id="65" w:author="Christopher Corcoran" w:date="2020-08-08T19:12:00Z">
                                      <w:r w:rsidRPr="00222B5D">
                                        <w:rPr>
                                          <w:sz w:val="20"/>
                                          <w:szCs w:val="20"/>
                                        </w:rPr>
                                        <w:t>33 recordings by 3 performers</w:t>
                                      </w:r>
                                    </w:ins>
                                  </w:p>
                                </w:tc>
                              </w:tr>
                              <w:tr w:rsidR="009629C3" w:rsidRPr="00EE75EC" w14:paraId="0BE997A2" w14:textId="77777777" w:rsidTr="00222B5D">
                                <w:trPr>
                                  <w:ins w:id="66" w:author="Christopher Corcoran" w:date="2020-08-08T19:12:00Z"/>
                                </w:trPr>
                                <w:tc>
                                  <w:tcPr>
                                    <w:tcW w:w="2939" w:type="dxa"/>
                                  </w:tcPr>
                                  <w:p w14:paraId="22E6F064" w14:textId="77777777" w:rsidR="009629C3" w:rsidRPr="00222B5D" w:rsidRDefault="009629C3" w:rsidP="00843505">
                                    <w:pPr>
                                      <w:rPr>
                                        <w:ins w:id="67" w:author="Christopher Corcoran" w:date="2020-08-08T19:12:00Z"/>
                                        <w:sz w:val="20"/>
                                        <w:szCs w:val="20"/>
                                      </w:rPr>
                                    </w:pPr>
                                    <w:ins w:id="68" w:author="Christopher Corcoran" w:date="2020-08-08T19:12:00Z">
                                      <w:r w:rsidRPr="00222B5D">
                                        <w:rPr>
                                          <w:sz w:val="20"/>
                                          <w:szCs w:val="20"/>
                                        </w:rPr>
                                        <w:t xml:space="preserve">Butterfield (2010) </w:t>
                                      </w:r>
                                    </w:ins>
                                  </w:p>
                                </w:tc>
                                <w:tc>
                                  <w:tcPr>
                                    <w:tcW w:w="6348" w:type="dxa"/>
                                  </w:tcPr>
                                  <w:p w14:paraId="10A10280" w14:textId="1FD8CE37" w:rsidR="009629C3" w:rsidRPr="00222B5D" w:rsidRDefault="009629C3" w:rsidP="001C24DC">
                                    <w:pPr>
                                      <w:spacing w:after="120" w:line="276" w:lineRule="auto"/>
                                      <w:rPr>
                                        <w:ins w:id="69" w:author="Christopher Corcoran" w:date="2020-08-08T19:12:00Z"/>
                                        <w:sz w:val="20"/>
                                        <w:szCs w:val="20"/>
                                      </w:rPr>
                                    </w:pPr>
                                    <w:ins w:id="70" w:author="Christopher Corcoran" w:date="2020-08-08T19:17:00Z">
                                      <w:r>
                                        <w:rPr>
                                          <w:sz w:val="20"/>
                                          <w:szCs w:val="20"/>
                                        </w:rPr>
                                        <w:t xml:space="preserve">3 experimental samples assessed by </w:t>
                                      </w:r>
                                    </w:ins>
                                    <w:ins w:id="71" w:author="Christopher Corcoran" w:date="2020-08-08T19:12:00Z">
                                      <w:r w:rsidRPr="00222B5D">
                                        <w:rPr>
                                          <w:sz w:val="20"/>
                                          <w:szCs w:val="20"/>
                                        </w:rPr>
                                        <w:t>22, 19, 22 participants</w:t>
                                      </w:r>
                                    </w:ins>
                                  </w:p>
                                </w:tc>
                              </w:tr>
                              <w:tr w:rsidR="009629C3" w:rsidRPr="00EE75EC" w14:paraId="1B5C6BBA" w14:textId="77777777" w:rsidTr="00222B5D">
                                <w:trPr>
                                  <w:ins w:id="72" w:author="Christopher Corcoran" w:date="2020-08-08T19:12:00Z"/>
                                </w:trPr>
                                <w:tc>
                                  <w:tcPr>
                                    <w:tcW w:w="2939" w:type="dxa"/>
                                  </w:tcPr>
                                  <w:p w14:paraId="1B6ADEFF" w14:textId="77777777" w:rsidR="009629C3" w:rsidRPr="00222B5D" w:rsidRDefault="009629C3" w:rsidP="00843505">
                                    <w:pPr>
                                      <w:spacing w:after="120" w:line="276" w:lineRule="auto"/>
                                      <w:jc w:val="both"/>
                                      <w:rPr>
                                        <w:ins w:id="73" w:author="Christopher Corcoran" w:date="2020-08-08T19:12:00Z"/>
                                        <w:sz w:val="20"/>
                                        <w:szCs w:val="20"/>
                                      </w:rPr>
                                    </w:pPr>
                                    <w:ins w:id="74" w:author="Christopher Corcoran" w:date="2020-08-08T19:12:00Z">
                                      <w:r w:rsidRPr="00222B5D">
                                        <w:rPr>
                                          <w:sz w:val="20"/>
                                          <w:szCs w:val="20"/>
                                        </w:rPr>
                                        <w:t>Butterfield (2011)</w:t>
                                      </w:r>
                                    </w:ins>
                                  </w:p>
                                </w:tc>
                                <w:tc>
                                  <w:tcPr>
                                    <w:tcW w:w="6348" w:type="dxa"/>
                                  </w:tcPr>
                                  <w:p w14:paraId="6DF99880" w14:textId="77777777" w:rsidR="009629C3" w:rsidRPr="00222B5D" w:rsidRDefault="009629C3" w:rsidP="00843505">
                                    <w:pPr>
                                      <w:spacing w:after="120" w:line="276" w:lineRule="auto"/>
                                      <w:rPr>
                                        <w:ins w:id="75" w:author="Christopher Corcoran" w:date="2020-08-08T19:12:00Z"/>
                                        <w:sz w:val="20"/>
                                        <w:szCs w:val="20"/>
                                      </w:rPr>
                                    </w:pPr>
                                    <w:ins w:id="76" w:author="Christopher Corcoran" w:date="2020-08-08T19:12:00Z">
                                      <w:r w:rsidRPr="00222B5D">
                                        <w:rPr>
                                          <w:sz w:val="20"/>
                                          <w:szCs w:val="20"/>
                                        </w:rPr>
                                        <w:t>5 recordings by 5 performers</w:t>
                                      </w:r>
                                    </w:ins>
                                  </w:p>
                                </w:tc>
                              </w:tr>
                              <w:tr w:rsidR="009629C3" w:rsidRPr="00EE75EC" w14:paraId="5F19AE7B" w14:textId="77777777" w:rsidTr="00222B5D">
                                <w:trPr>
                                  <w:ins w:id="77" w:author="Christopher Corcoran" w:date="2020-08-08T19:12:00Z"/>
                                </w:trPr>
                                <w:tc>
                                  <w:tcPr>
                                    <w:tcW w:w="2939" w:type="dxa"/>
                                  </w:tcPr>
                                  <w:p w14:paraId="439D708C" w14:textId="77777777" w:rsidR="009629C3" w:rsidRPr="00222B5D" w:rsidRDefault="009629C3" w:rsidP="00843505">
                                    <w:pPr>
                                      <w:spacing w:after="120" w:line="276" w:lineRule="auto"/>
                                      <w:jc w:val="both"/>
                                      <w:rPr>
                                        <w:ins w:id="78" w:author="Christopher Corcoran" w:date="2020-08-08T19:12:00Z"/>
                                        <w:sz w:val="20"/>
                                        <w:szCs w:val="20"/>
                                      </w:rPr>
                                    </w:pPr>
                                    <w:ins w:id="79" w:author="Christopher Corcoran" w:date="2020-08-08T19:12:00Z">
                                      <w:r w:rsidRPr="00222B5D">
                                        <w:rPr>
                                          <w:sz w:val="20"/>
                                          <w:szCs w:val="20"/>
                                        </w:rPr>
                                        <w:t>Collier &amp; Collier (1996)</w:t>
                                      </w:r>
                                    </w:ins>
                                  </w:p>
                                </w:tc>
                                <w:tc>
                                  <w:tcPr>
                                    <w:tcW w:w="6348" w:type="dxa"/>
                                  </w:tcPr>
                                  <w:p w14:paraId="09F38A9F" w14:textId="77777777" w:rsidR="009629C3" w:rsidRPr="00222B5D" w:rsidRDefault="009629C3" w:rsidP="00843505">
                                    <w:pPr>
                                      <w:spacing w:after="120" w:line="276" w:lineRule="auto"/>
                                      <w:rPr>
                                        <w:ins w:id="80" w:author="Christopher Corcoran" w:date="2020-08-08T19:12:00Z"/>
                                        <w:sz w:val="20"/>
                                        <w:szCs w:val="20"/>
                                      </w:rPr>
                                    </w:pPr>
                                    <w:ins w:id="81" w:author="Christopher Corcoran" w:date="2020-08-08T19:12:00Z">
                                      <w:r w:rsidRPr="00222B5D">
                                        <w:rPr>
                                          <w:sz w:val="20"/>
                                          <w:szCs w:val="20"/>
                                        </w:rPr>
                                        <w:t>20 experimental performances by 3 performers each</w:t>
                                      </w:r>
                                    </w:ins>
                                  </w:p>
                                </w:tc>
                              </w:tr>
                              <w:tr w:rsidR="009629C3" w:rsidRPr="00EE75EC" w14:paraId="7E0A200F" w14:textId="77777777" w:rsidTr="00222B5D">
                                <w:trPr>
                                  <w:ins w:id="82" w:author="Christopher Corcoran" w:date="2020-08-08T19:12:00Z"/>
                                </w:trPr>
                                <w:tc>
                                  <w:tcPr>
                                    <w:tcW w:w="2939" w:type="dxa"/>
                                  </w:tcPr>
                                  <w:p w14:paraId="774791C7" w14:textId="77777777" w:rsidR="009629C3" w:rsidRPr="00222B5D" w:rsidRDefault="009629C3" w:rsidP="00843505">
                                    <w:pPr>
                                      <w:spacing w:after="120" w:line="276" w:lineRule="auto"/>
                                      <w:jc w:val="both"/>
                                      <w:rPr>
                                        <w:ins w:id="83" w:author="Christopher Corcoran" w:date="2020-08-08T19:12:00Z"/>
                                        <w:sz w:val="20"/>
                                        <w:szCs w:val="20"/>
                                      </w:rPr>
                                    </w:pPr>
                                    <w:ins w:id="84" w:author="Christopher Corcoran" w:date="2020-08-08T19:12:00Z">
                                      <w:r w:rsidRPr="00222B5D">
                                        <w:rPr>
                                          <w:sz w:val="20"/>
                                          <w:szCs w:val="20"/>
                                        </w:rPr>
                                        <w:t>Ellis (1991)</w:t>
                                      </w:r>
                                    </w:ins>
                                  </w:p>
                                </w:tc>
                                <w:tc>
                                  <w:tcPr>
                                    <w:tcW w:w="6348" w:type="dxa"/>
                                  </w:tcPr>
                                  <w:p w14:paraId="0FB06B1E" w14:textId="77777777" w:rsidR="009629C3" w:rsidRPr="00222B5D" w:rsidRDefault="009629C3" w:rsidP="00843505">
                                    <w:pPr>
                                      <w:spacing w:after="120" w:line="276" w:lineRule="auto"/>
                                      <w:rPr>
                                        <w:ins w:id="85" w:author="Christopher Corcoran" w:date="2020-08-08T19:12:00Z"/>
                                        <w:sz w:val="20"/>
                                        <w:szCs w:val="20"/>
                                      </w:rPr>
                                    </w:pPr>
                                    <w:ins w:id="86" w:author="Christopher Corcoran" w:date="2020-08-08T19:12:00Z">
                                      <w:r w:rsidRPr="00222B5D">
                                        <w:rPr>
                                          <w:sz w:val="20"/>
                                          <w:szCs w:val="20"/>
                                        </w:rPr>
                                        <w:t>15 experimental performances by 3 performers each</w:t>
                                      </w:r>
                                    </w:ins>
                                  </w:p>
                                </w:tc>
                              </w:tr>
                              <w:tr w:rsidR="009629C3" w:rsidRPr="00EE75EC" w14:paraId="0285B9F6" w14:textId="77777777" w:rsidTr="00222B5D">
                                <w:trPr>
                                  <w:ins w:id="87" w:author="Christopher Corcoran" w:date="2020-08-08T19:12:00Z"/>
                                </w:trPr>
                                <w:tc>
                                  <w:tcPr>
                                    <w:tcW w:w="2939" w:type="dxa"/>
                                  </w:tcPr>
                                  <w:p w14:paraId="657CC832" w14:textId="77777777" w:rsidR="009629C3" w:rsidRPr="00222B5D" w:rsidRDefault="009629C3" w:rsidP="00843505">
                                    <w:pPr>
                                      <w:rPr>
                                        <w:ins w:id="88" w:author="Christopher Corcoran" w:date="2020-08-08T19:12:00Z"/>
                                        <w:sz w:val="20"/>
                                        <w:szCs w:val="20"/>
                                      </w:rPr>
                                    </w:pPr>
                                    <w:ins w:id="89" w:author="Christopher Corcoran" w:date="2020-08-08T19:12:00Z">
                                      <w:r w:rsidRPr="00222B5D">
                                        <w:rPr>
                                          <w:sz w:val="20"/>
                                          <w:szCs w:val="20"/>
                                        </w:rPr>
                                        <w:t xml:space="preserve">Friberg and Sundström (1997) </w:t>
                                      </w:r>
                                    </w:ins>
                                  </w:p>
                                </w:tc>
                                <w:tc>
                                  <w:tcPr>
                                    <w:tcW w:w="6348" w:type="dxa"/>
                                  </w:tcPr>
                                  <w:p w14:paraId="7F1923F7" w14:textId="77777777" w:rsidR="009629C3" w:rsidRPr="00222B5D" w:rsidRDefault="009629C3" w:rsidP="00843505">
                                    <w:pPr>
                                      <w:spacing w:after="120" w:line="276" w:lineRule="auto"/>
                                      <w:rPr>
                                        <w:ins w:id="90" w:author="Christopher Corcoran" w:date="2020-08-08T19:12:00Z"/>
                                        <w:sz w:val="20"/>
                                        <w:szCs w:val="20"/>
                                      </w:rPr>
                                    </w:pPr>
                                    <w:ins w:id="91" w:author="Christopher Corcoran" w:date="2020-08-08T19:12:00Z">
                                      <w:r w:rsidRPr="00222B5D">
                                        <w:rPr>
                                          <w:sz w:val="20"/>
                                          <w:szCs w:val="20"/>
                                        </w:rPr>
                                        <w:t>6 recordings by 4 performers</w:t>
                                      </w:r>
                                    </w:ins>
                                  </w:p>
                                </w:tc>
                              </w:tr>
                              <w:tr w:rsidR="009629C3" w:rsidRPr="00EE75EC" w14:paraId="557E726A" w14:textId="77777777" w:rsidTr="00222B5D">
                                <w:trPr>
                                  <w:ins w:id="92" w:author="Christopher Corcoran" w:date="2020-08-08T19:12:00Z"/>
                                </w:trPr>
                                <w:tc>
                                  <w:tcPr>
                                    <w:tcW w:w="2939" w:type="dxa"/>
                                  </w:tcPr>
                                  <w:p w14:paraId="5F3BD653" w14:textId="77777777" w:rsidR="009629C3" w:rsidRPr="00222B5D" w:rsidRDefault="009629C3" w:rsidP="00843505">
                                    <w:pPr>
                                      <w:rPr>
                                        <w:ins w:id="93" w:author="Christopher Corcoran" w:date="2020-08-08T19:12:00Z"/>
                                        <w:sz w:val="20"/>
                                        <w:szCs w:val="20"/>
                                      </w:rPr>
                                    </w:pPr>
                                    <w:ins w:id="94" w:author="Christopher Corcoran" w:date="2020-08-08T19:12:00Z">
                                      <w:r w:rsidRPr="00222B5D">
                                        <w:rPr>
                                          <w:sz w:val="20"/>
                                          <w:szCs w:val="20"/>
                                        </w:rPr>
                                        <w:t>Friberg and Sundström (2002)</w:t>
                                      </w:r>
                                    </w:ins>
                                  </w:p>
                                </w:tc>
                                <w:tc>
                                  <w:tcPr>
                                    <w:tcW w:w="6348" w:type="dxa"/>
                                  </w:tcPr>
                                  <w:p w14:paraId="159A24B2" w14:textId="77777777" w:rsidR="009629C3" w:rsidRPr="00222B5D" w:rsidRDefault="009629C3" w:rsidP="00843505">
                                    <w:pPr>
                                      <w:spacing w:after="120" w:line="276" w:lineRule="auto"/>
                                      <w:rPr>
                                        <w:ins w:id="95" w:author="Christopher Corcoran" w:date="2020-08-08T19:12:00Z"/>
                                        <w:sz w:val="20"/>
                                        <w:szCs w:val="20"/>
                                      </w:rPr>
                                    </w:pPr>
                                    <w:ins w:id="96" w:author="Christopher Corcoran" w:date="2020-08-08T19:12:00Z">
                                      <w:r w:rsidRPr="00222B5D">
                                        <w:rPr>
                                          <w:sz w:val="20"/>
                                          <w:szCs w:val="20"/>
                                        </w:rPr>
                                        <w:t>6 recordings by 4 ensembles (comparing 4 drummers with 6 soloists)</w:t>
                                      </w:r>
                                    </w:ins>
                                  </w:p>
                                </w:tc>
                              </w:tr>
                              <w:tr w:rsidR="009629C3" w:rsidRPr="00EE75EC" w14:paraId="2B5E0258" w14:textId="77777777" w:rsidTr="00222B5D">
                                <w:trPr>
                                  <w:ins w:id="97" w:author="Christopher Corcoran" w:date="2020-08-08T19:12:00Z"/>
                                </w:trPr>
                                <w:tc>
                                  <w:tcPr>
                                    <w:tcW w:w="2939" w:type="dxa"/>
                                  </w:tcPr>
                                  <w:p w14:paraId="6EF83DB9" w14:textId="77777777" w:rsidR="009629C3" w:rsidRPr="00222B5D" w:rsidRDefault="009629C3" w:rsidP="00843505">
                                    <w:pPr>
                                      <w:rPr>
                                        <w:ins w:id="98" w:author="Christopher Corcoran" w:date="2020-08-08T19:12:00Z"/>
                                        <w:sz w:val="20"/>
                                        <w:szCs w:val="20"/>
                                      </w:rPr>
                                    </w:pPr>
                                    <w:ins w:id="99" w:author="Christopher Corcoran" w:date="2020-08-08T19:12:00Z">
                                      <w:r w:rsidRPr="00222B5D">
                                        <w:rPr>
                                          <w:sz w:val="20"/>
                                          <w:szCs w:val="20"/>
                                        </w:rPr>
                                        <w:t>Honing &amp; de Haas (2008)</w:t>
                                      </w:r>
                                    </w:ins>
                                  </w:p>
                                  <w:p w14:paraId="4464CDA7" w14:textId="77777777" w:rsidR="009629C3" w:rsidRPr="00222B5D" w:rsidRDefault="009629C3" w:rsidP="00843505">
                                    <w:pPr>
                                      <w:rPr>
                                        <w:ins w:id="100" w:author="Christopher Corcoran" w:date="2020-08-08T19:12:00Z"/>
                                        <w:sz w:val="20"/>
                                        <w:szCs w:val="20"/>
                                      </w:rPr>
                                    </w:pPr>
                                  </w:p>
                                </w:tc>
                                <w:tc>
                                  <w:tcPr>
                                    <w:tcW w:w="6348" w:type="dxa"/>
                                  </w:tcPr>
                                  <w:p w14:paraId="6A326BCA" w14:textId="77777777" w:rsidR="009629C3" w:rsidRPr="00222B5D" w:rsidRDefault="009629C3" w:rsidP="00843505">
                                    <w:pPr>
                                      <w:spacing w:after="120" w:line="276" w:lineRule="auto"/>
                                      <w:rPr>
                                        <w:ins w:id="101" w:author="Christopher Corcoran" w:date="2020-08-08T19:12:00Z"/>
                                        <w:sz w:val="20"/>
                                        <w:szCs w:val="20"/>
                                      </w:rPr>
                                    </w:pPr>
                                    <w:ins w:id="102" w:author="Christopher Corcoran" w:date="2020-08-08T19:12:00Z">
                                      <w:r w:rsidRPr="00222B5D">
                                        <w:rPr>
                                          <w:sz w:val="20"/>
                                          <w:szCs w:val="20"/>
                                        </w:rPr>
                                        <w:t>18 experimental performances by 3 performers each</w:t>
                                      </w:r>
                                    </w:ins>
                                  </w:p>
                                </w:tc>
                              </w:tr>
                              <w:tr w:rsidR="009629C3" w:rsidRPr="00EE75EC" w14:paraId="01880F88" w14:textId="77777777" w:rsidTr="00222B5D">
                                <w:trPr>
                                  <w:ins w:id="103" w:author="Christopher Corcoran" w:date="2020-08-08T19:12:00Z"/>
                                </w:trPr>
                                <w:tc>
                                  <w:tcPr>
                                    <w:tcW w:w="2939" w:type="dxa"/>
                                  </w:tcPr>
                                  <w:p w14:paraId="508CBB44" w14:textId="77777777" w:rsidR="009629C3" w:rsidRPr="00222B5D" w:rsidRDefault="009629C3" w:rsidP="00843505">
                                    <w:pPr>
                                      <w:rPr>
                                        <w:ins w:id="104" w:author="Christopher Corcoran" w:date="2020-08-08T19:12:00Z"/>
                                        <w:sz w:val="20"/>
                                        <w:szCs w:val="20"/>
                                      </w:rPr>
                                    </w:pPr>
                                    <w:ins w:id="105" w:author="Christopher Corcoran" w:date="2020-08-08T19:12:00Z">
                                      <w:r w:rsidRPr="00222B5D">
                                        <w:rPr>
                                          <w:sz w:val="20"/>
                                          <w:szCs w:val="20"/>
                                        </w:rPr>
                                        <w:t>Iyer (2002)</w:t>
                                      </w:r>
                                    </w:ins>
                                  </w:p>
                                  <w:p w14:paraId="41F8FC9D" w14:textId="77777777" w:rsidR="009629C3" w:rsidRPr="00222B5D" w:rsidRDefault="009629C3" w:rsidP="00843505">
                                    <w:pPr>
                                      <w:rPr>
                                        <w:ins w:id="106" w:author="Christopher Corcoran" w:date="2020-08-08T19:12:00Z"/>
                                        <w:sz w:val="20"/>
                                        <w:szCs w:val="20"/>
                                      </w:rPr>
                                    </w:pPr>
                                  </w:p>
                                </w:tc>
                                <w:tc>
                                  <w:tcPr>
                                    <w:tcW w:w="6348" w:type="dxa"/>
                                  </w:tcPr>
                                  <w:p w14:paraId="07FFF5DF" w14:textId="77777777" w:rsidR="009629C3" w:rsidRPr="00222B5D" w:rsidRDefault="009629C3" w:rsidP="00843505">
                                    <w:pPr>
                                      <w:spacing w:after="120" w:line="276" w:lineRule="auto"/>
                                      <w:rPr>
                                        <w:ins w:id="107" w:author="Christopher Corcoran" w:date="2020-08-08T19:12:00Z"/>
                                        <w:sz w:val="20"/>
                                        <w:szCs w:val="20"/>
                                      </w:rPr>
                                    </w:pPr>
                                    <w:ins w:id="108" w:author="Christopher Corcoran" w:date="2020-08-08T19:12:00Z">
                                      <w:r w:rsidRPr="00222B5D">
                                        <w:rPr>
                                          <w:sz w:val="20"/>
                                          <w:szCs w:val="20"/>
                                        </w:rPr>
                                        <w:t xml:space="preserve">2 recordings by 2 performers; personal expertise </w:t>
                                      </w:r>
                                    </w:ins>
                                  </w:p>
                                </w:tc>
                              </w:tr>
                              <w:tr w:rsidR="009629C3" w:rsidRPr="00EE75EC" w14:paraId="47F7D151" w14:textId="77777777" w:rsidTr="00222B5D">
                                <w:trPr>
                                  <w:ins w:id="109" w:author="Christopher Corcoran" w:date="2020-08-08T19:12:00Z"/>
                                </w:trPr>
                                <w:tc>
                                  <w:tcPr>
                                    <w:tcW w:w="2939" w:type="dxa"/>
                                  </w:tcPr>
                                  <w:p w14:paraId="5BC88BA1" w14:textId="77777777" w:rsidR="009629C3" w:rsidRPr="00222B5D" w:rsidRDefault="009629C3" w:rsidP="00843505">
                                    <w:pPr>
                                      <w:rPr>
                                        <w:ins w:id="110" w:author="Christopher Corcoran" w:date="2020-08-08T19:12:00Z"/>
                                        <w:sz w:val="20"/>
                                        <w:szCs w:val="20"/>
                                      </w:rPr>
                                    </w:pPr>
                                    <w:ins w:id="111" w:author="Christopher Corcoran" w:date="2020-08-08T19:12:00Z">
                                      <w:r w:rsidRPr="00222B5D">
                                        <w:rPr>
                                          <w:sz w:val="20"/>
                                          <w:szCs w:val="20"/>
                                        </w:rPr>
                                        <w:t>Monson (1996)</w:t>
                                      </w:r>
                                    </w:ins>
                                  </w:p>
                                </w:tc>
                                <w:tc>
                                  <w:tcPr>
                                    <w:tcW w:w="6348" w:type="dxa"/>
                                  </w:tcPr>
                                  <w:p w14:paraId="37A1744F" w14:textId="77777777" w:rsidR="009629C3" w:rsidRPr="00222B5D" w:rsidRDefault="009629C3" w:rsidP="00843505">
                                    <w:pPr>
                                      <w:spacing w:after="120" w:line="276" w:lineRule="auto"/>
                                      <w:rPr>
                                        <w:ins w:id="112" w:author="Christopher Corcoran" w:date="2020-08-08T19:12:00Z"/>
                                        <w:sz w:val="20"/>
                                        <w:szCs w:val="20"/>
                                      </w:rPr>
                                    </w:pPr>
                                    <w:ins w:id="113" w:author="Christopher Corcoran" w:date="2020-08-08T19:12:00Z">
                                      <w:r w:rsidRPr="00222B5D">
                                        <w:rPr>
                                          <w:sz w:val="20"/>
                                          <w:szCs w:val="20"/>
                                        </w:rPr>
                                        <w:t>Ethnographic interviews and observations</w:t>
                                      </w:r>
                                    </w:ins>
                                  </w:p>
                                </w:tc>
                              </w:tr>
                              <w:tr w:rsidR="009629C3" w:rsidRPr="00EE75EC" w14:paraId="73FCB993" w14:textId="77777777" w:rsidTr="00222B5D">
                                <w:trPr>
                                  <w:ins w:id="114" w:author="Christopher Corcoran" w:date="2020-08-08T19:12:00Z"/>
                                </w:trPr>
                                <w:tc>
                                  <w:tcPr>
                                    <w:tcW w:w="2939" w:type="dxa"/>
                                  </w:tcPr>
                                  <w:p w14:paraId="0925E95F" w14:textId="77777777" w:rsidR="009629C3" w:rsidRPr="00222B5D" w:rsidRDefault="009629C3" w:rsidP="00843505">
                                    <w:pPr>
                                      <w:rPr>
                                        <w:ins w:id="115" w:author="Christopher Corcoran" w:date="2020-08-08T19:12:00Z"/>
                                        <w:sz w:val="20"/>
                                        <w:szCs w:val="20"/>
                                      </w:rPr>
                                    </w:pPr>
                                    <w:ins w:id="116" w:author="Christopher Corcoran" w:date="2020-08-08T19:12:00Z">
                                      <w:r w:rsidRPr="00222B5D">
                                        <w:rPr>
                                          <w:sz w:val="20"/>
                                          <w:szCs w:val="20"/>
                                        </w:rPr>
                                        <w:t>Prögler (1995)</w:t>
                                      </w:r>
                                    </w:ins>
                                  </w:p>
                                </w:tc>
                                <w:tc>
                                  <w:tcPr>
                                    <w:tcW w:w="6348" w:type="dxa"/>
                                  </w:tcPr>
                                  <w:p w14:paraId="0E7685EE" w14:textId="77777777" w:rsidR="009629C3" w:rsidRPr="00222B5D" w:rsidRDefault="009629C3" w:rsidP="00843505">
                                    <w:pPr>
                                      <w:spacing w:after="120" w:line="276" w:lineRule="auto"/>
                                      <w:rPr>
                                        <w:ins w:id="117" w:author="Christopher Corcoran" w:date="2020-08-08T19:12:00Z"/>
                                        <w:sz w:val="20"/>
                                        <w:szCs w:val="20"/>
                                      </w:rPr>
                                    </w:pPr>
                                    <w:ins w:id="118" w:author="Christopher Corcoran" w:date="2020-08-08T19:12:00Z">
                                      <w:r w:rsidRPr="00222B5D">
                                        <w:rPr>
                                          <w:sz w:val="20"/>
                                          <w:szCs w:val="20"/>
                                        </w:rPr>
                                        <w:t>2-3 experimental performances by 6 performers each (with varying parameters for different performers)</w:t>
                                      </w:r>
                                    </w:ins>
                                  </w:p>
                                </w:tc>
                              </w:tr>
                              <w:tr w:rsidR="009629C3" w:rsidRPr="00EE75EC" w14:paraId="7F392707" w14:textId="77777777" w:rsidTr="00222B5D">
                                <w:trPr>
                                  <w:ins w:id="119" w:author="Christopher Corcoran" w:date="2020-08-08T19:12:00Z"/>
                                </w:trPr>
                                <w:tc>
                                  <w:tcPr>
                                    <w:tcW w:w="2939" w:type="dxa"/>
                                  </w:tcPr>
                                  <w:p w14:paraId="41682C7F" w14:textId="77777777" w:rsidR="009629C3" w:rsidRPr="00222B5D" w:rsidRDefault="009629C3" w:rsidP="00843505">
                                    <w:pPr>
                                      <w:rPr>
                                        <w:ins w:id="120" w:author="Christopher Corcoran" w:date="2020-08-08T19:12:00Z"/>
                                        <w:sz w:val="20"/>
                                        <w:szCs w:val="20"/>
                                      </w:rPr>
                                    </w:pPr>
                                    <w:ins w:id="121" w:author="Christopher Corcoran" w:date="2020-08-08T19:12:00Z">
                                      <w:r w:rsidRPr="00222B5D">
                                        <w:rPr>
                                          <w:sz w:val="20"/>
                                          <w:szCs w:val="20"/>
                                        </w:rPr>
                                        <w:t>Sussmann &amp; Abene (2012)</w:t>
                                      </w:r>
                                    </w:ins>
                                  </w:p>
                                  <w:p w14:paraId="547FD3C9" w14:textId="77777777" w:rsidR="009629C3" w:rsidRPr="00222B5D" w:rsidRDefault="009629C3" w:rsidP="00843505">
                                    <w:pPr>
                                      <w:rPr>
                                        <w:ins w:id="122" w:author="Christopher Corcoran" w:date="2020-08-08T19:12:00Z"/>
                                        <w:sz w:val="20"/>
                                        <w:szCs w:val="20"/>
                                      </w:rPr>
                                    </w:pPr>
                                  </w:p>
                                </w:tc>
                                <w:tc>
                                  <w:tcPr>
                                    <w:tcW w:w="6348" w:type="dxa"/>
                                  </w:tcPr>
                                  <w:p w14:paraId="46ECA315" w14:textId="77777777" w:rsidR="009629C3" w:rsidRPr="00222B5D" w:rsidRDefault="009629C3" w:rsidP="00843505">
                                    <w:pPr>
                                      <w:spacing w:after="120" w:line="276" w:lineRule="auto"/>
                                      <w:rPr>
                                        <w:ins w:id="123" w:author="Christopher Corcoran" w:date="2020-08-08T19:12:00Z"/>
                                        <w:sz w:val="20"/>
                                        <w:szCs w:val="20"/>
                                      </w:rPr>
                                    </w:pPr>
                                    <w:ins w:id="124" w:author="Christopher Corcoran" w:date="2020-08-08T19:12:00Z">
                                      <w:r w:rsidRPr="00222B5D">
                                        <w:rPr>
                                          <w:sz w:val="20"/>
                                          <w:szCs w:val="20"/>
                                        </w:rPr>
                                        <w:t>Personal expertise</w:t>
                                      </w:r>
                                    </w:ins>
                                  </w:p>
                                </w:tc>
                              </w:tr>
                              <w:tr w:rsidR="009629C3" w:rsidRPr="00EE75EC" w14:paraId="6258822C" w14:textId="77777777" w:rsidTr="00222B5D">
                                <w:trPr>
                                  <w:ins w:id="125" w:author="Christopher Corcoran" w:date="2020-08-08T19:12:00Z"/>
                                </w:trPr>
                                <w:tc>
                                  <w:tcPr>
                                    <w:tcW w:w="2939" w:type="dxa"/>
                                  </w:tcPr>
                                  <w:p w14:paraId="4E9B45E8" w14:textId="77777777" w:rsidR="009629C3" w:rsidRPr="00222B5D" w:rsidRDefault="009629C3" w:rsidP="00843505">
                                    <w:pPr>
                                      <w:rPr>
                                        <w:ins w:id="126" w:author="Christopher Corcoran" w:date="2020-08-08T19:12:00Z"/>
                                        <w:sz w:val="20"/>
                                        <w:szCs w:val="20"/>
                                      </w:rPr>
                                    </w:pPr>
                                    <w:ins w:id="127" w:author="Christopher Corcoran" w:date="2020-08-08T19:12:00Z">
                                      <w:r w:rsidRPr="00222B5D">
                                        <w:rPr>
                                          <w:sz w:val="20"/>
                                          <w:szCs w:val="20"/>
                                        </w:rPr>
                                        <w:t>Wesolowski (2012)</w:t>
                                      </w:r>
                                    </w:ins>
                                  </w:p>
                                </w:tc>
                                <w:tc>
                                  <w:tcPr>
                                    <w:tcW w:w="6348" w:type="dxa"/>
                                  </w:tcPr>
                                  <w:p w14:paraId="35D5B39E" w14:textId="77777777" w:rsidR="009629C3" w:rsidRPr="00222B5D" w:rsidRDefault="009629C3" w:rsidP="00843505">
                                    <w:pPr>
                                      <w:spacing w:after="120" w:line="276" w:lineRule="auto"/>
                                      <w:rPr>
                                        <w:ins w:id="128" w:author="Christopher Corcoran" w:date="2020-08-08T19:12:00Z"/>
                                        <w:sz w:val="20"/>
                                        <w:szCs w:val="20"/>
                                      </w:rPr>
                                    </w:pPr>
                                    <w:ins w:id="129" w:author="Christopher Corcoran" w:date="2020-08-08T19:12:00Z">
                                      <w:r w:rsidRPr="00222B5D">
                                        <w:rPr>
                                          <w:sz w:val="20"/>
                                          <w:szCs w:val="20"/>
                                        </w:rPr>
                                        <w:t>5 recordings by 1 performer</w:t>
                                      </w:r>
                                    </w:ins>
                                  </w:p>
                                </w:tc>
                              </w:tr>
                              <w:tr w:rsidR="009629C3" w:rsidRPr="00EE75EC" w14:paraId="76503A25" w14:textId="77777777" w:rsidTr="00222B5D">
                                <w:trPr>
                                  <w:ins w:id="130" w:author="Christopher Corcoran" w:date="2020-08-08T19:12:00Z"/>
                                </w:trPr>
                                <w:tc>
                                  <w:tcPr>
                                    <w:tcW w:w="2939" w:type="dxa"/>
                                  </w:tcPr>
                                  <w:p w14:paraId="7886C0A6" w14:textId="77777777" w:rsidR="009629C3" w:rsidRPr="00222B5D" w:rsidRDefault="009629C3" w:rsidP="00843505">
                                    <w:pPr>
                                      <w:rPr>
                                        <w:ins w:id="131" w:author="Christopher Corcoran" w:date="2020-08-08T19:12:00Z"/>
                                        <w:sz w:val="20"/>
                                        <w:szCs w:val="20"/>
                                      </w:rPr>
                                    </w:pPr>
                                    <w:ins w:id="132" w:author="Christopher Corcoran" w:date="2020-08-08T19:12:00Z">
                                      <w:r w:rsidRPr="00222B5D">
                                        <w:rPr>
                                          <w:sz w:val="20"/>
                                          <w:szCs w:val="20"/>
                                        </w:rPr>
                                        <w:t>Witmer &amp; Robbins (1988)</w:t>
                                      </w:r>
                                    </w:ins>
                                  </w:p>
                                </w:tc>
                                <w:tc>
                                  <w:tcPr>
                                    <w:tcW w:w="6348" w:type="dxa"/>
                                  </w:tcPr>
                                  <w:p w14:paraId="6499AB5F" w14:textId="77777777" w:rsidR="009629C3" w:rsidRPr="00222B5D" w:rsidRDefault="009629C3" w:rsidP="00843505">
                                    <w:pPr>
                                      <w:spacing w:after="120" w:line="276" w:lineRule="auto"/>
                                      <w:rPr>
                                        <w:ins w:id="133" w:author="Christopher Corcoran" w:date="2020-08-08T19:12:00Z"/>
                                        <w:sz w:val="20"/>
                                        <w:szCs w:val="20"/>
                                      </w:rPr>
                                    </w:pPr>
                                    <w:ins w:id="134" w:author="Christopher Corcoran" w:date="2020-08-08T19:12:00Z">
                                      <w:r w:rsidRPr="00222B5D">
                                        <w:rPr>
                                          <w:sz w:val="20"/>
                                          <w:szCs w:val="20"/>
                                        </w:rPr>
                                        <w:t>Personal expertise</w:t>
                                      </w:r>
                                    </w:ins>
                                  </w:p>
                                </w:tc>
                              </w:tr>
                            </w:tbl>
                            <w:p w14:paraId="16C38390" w14:textId="6623773A" w:rsidR="009629C3" w:rsidRPr="005607D8" w:rsidRDefault="009629C3" w:rsidP="00222B5D">
                              <w:pPr>
                                <w:pStyle w:val="Beschriftung"/>
                              </w:pPr>
                              <w:ins w:id="135" w:author="Christopher Corcoran" w:date="2020-08-08T19:13:00Z">
                                <w:r>
                                  <w:t>Table 1: Overview of</w:t>
                                </w:r>
                              </w:ins>
                              <w:ins w:id="136" w:author="Christopher Corcoran" w:date="2020-08-08T19:14:00Z">
                                <w:r>
                                  <w:t xml:space="preserve"> </w:t>
                                </w:r>
                              </w:ins>
                              <w:ins w:id="137" w:author="Christopher Corcoran" w:date="2020-08-08T19:18:00Z">
                                <w:r>
                                  <w:t>sampled data sources</w:t>
                                </w:r>
                              </w:ins>
                              <w:ins w:id="138" w:author="Christopher Corcoran" w:date="2020-08-08T19:13:00Z">
                                <w:r>
                                  <w:t xml:space="preserve"> for </w:t>
                                </w:r>
                              </w:ins>
                              <w:ins w:id="139" w:author="Christopher Corcoran" w:date="2020-08-08T19:18:00Z">
                                <w:r>
                                  <w:t>the cited papers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5C28D4" id="_x0000_t202" coordsize="21600,21600" o:spt="202" path="m,l,21600r21600,l21600,xe">
                  <v:stroke joinstyle="miter"/>
                  <v:path gradientshapeok="t" o:connecttype="rect"/>
                </v:shapetype>
                <v:shape id="Text Box 10" o:spid="_x0000_s1026" type="#_x0000_t202" style="width:468pt;height:40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" filled="f" strokecolor="black [3213]">
                  <v:textbox>
                    <w:txbxContent>
                      <w:tbl>
                        <w:tblPr>
                          <w:tblStyle w:val="Tabellenraster"/>
                          <w:tblW w:w="0" w:type="auto"/>
                          <w:tblLook w:val="04A0" w:firstRow="1" w:lastRow="0" w:firstColumn="1" w:lastColumn="0" w:noHBand="0" w:noVBand="1"/>
                        </w:tblPr>
                        <w:tblGrid>
                          <w:gridCol w:w="2886"/>
                          <w:gridCol w:w="6191"/>
                        </w:tblGrid>
                        <w:tr w:rsidR="009629C3" w:rsidRPr="00EE75EC" w14:paraId="677B3F39" w14:textId="77777777" w:rsidTr="00222B5D">
                          <w:trPr>
                            <w:ins w:id="140" w:author="Christopher Corcoran" w:date="2020-08-08T19:12:00Z"/>
                          </w:trPr>
                          <w:tc>
                            <w:tcPr>
                              <w:tcW w:w="2939" w:type="dxa"/>
                            </w:tcPr>
                            <w:p w14:paraId="275A1F86" w14:textId="73038E3A" w:rsidR="009629C3" w:rsidRPr="00222B5D" w:rsidRDefault="009629C3" w:rsidP="00843505">
                              <w:pPr>
                                <w:spacing w:after="120" w:line="276" w:lineRule="auto"/>
                                <w:jc w:val="center"/>
                                <w:rPr>
                                  <w:ins w:id="141" w:author="Christopher Corcoran" w:date="2020-08-08T19:12:00Z"/>
                                  <w:b/>
                                  <w:sz w:val="20"/>
                                  <w:szCs w:val="20"/>
                                </w:rPr>
                              </w:pPr>
                              <w:ins w:id="142" w:author="Christopher Corcoran" w:date="2020-08-08T19:15:00Z">
                                <w:r>
                                  <w:rPr>
                                    <w:b/>
                                    <w:sz w:val="20"/>
                                    <w:szCs w:val="20"/>
                                  </w:rPr>
                                  <w:t>Paper</w:t>
                                </w:r>
                              </w:ins>
                            </w:p>
                          </w:tc>
                          <w:tc>
                            <w:tcPr>
                              <w:tcW w:w="6348" w:type="dxa"/>
                            </w:tcPr>
                            <w:p w14:paraId="477826F4" w14:textId="1E206D95" w:rsidR="009629C3" w:rsidRPr="00222B5D" w:rsidRDefault="009629C3" w:rsidP="00843505">
                              <w:pPr>
                                <w:spacing w:after="120" w:line="276" w:lineRule="auto"/>
                                <w:jc w:val="center"/>
                                <w:rPr>
                                  <w:ins w:id="143" w:author="Christopher Corcoran" w:date="2020-08-08T19:12:00Z"/>
                                  <w:b/>
                                  <w:sz w:val="20"/>
                                  <w:szCs w:val="20"/>
                                </w:rPr>
                              </w:pPr>
                              <w:ins w:id="144" w:author="Christopher Corcoran" w:date="2020-08-08T19:14:00Z">
                                <w:r>
                                  <w:rPr>
                                    <w:b/>
                                    <w:sz w:val="20"/>
                                    <w:szCs w:val="20"/>
                                  </w:rPr>
                                  <w:t>Sampled</w:t>
                                </w:r>
                              </w:ins>
                              <w:ins w:id="145" w:author="Christopher Corcoran" w:date="2020-08-08T19:12:00Z">
                                <w:r w:rsidRPr="00222B5D">
                                  <w:rPr>
                                    <w:b/>
                                    <w:sz w:val="20"/>
                                    <w:szCs w:val="20"/>
                                  </w:rPr>
                                  <w:t xml:space="preserve"> data</w:t>
                                </w:r>
                              </w:ins>
                              <w:ins w:id="146" w:author="Christopher Corcoran" w:date="2020-08-08T19:14:00Z">
                                <w:r>
                                  <w:rPr>
                                    <w:b/>
                                    <w:sz w:val="20"/>
                                    <w:szCs w:val="20"/>
                                  </w:rPr>
                                  <w:t xml:space="preserve"> sources</w:t>
                                </w:r>
                              </w:ins>
                            </w:p>
                          </w:tc>
                        </w:tr>
                        <w:tr w:rsidR="009629C3" w:rsidRPr="00EE75EC" w14:paraId="19EAA054" w14:textId="77777777" w:rsidTr="00222B5D">
                          <w:trPr>
                            <w:ins w:id="147" w:author="Christopher Corcoran" w:date="2020-08-08T19:12:00Z"/>
                          </w:trPr>
                          <w:tc>
                            <w:tcPr>
                              <w:tcW w:w="2939" w:type="dxa"/>
                            </w:tcPr>
                            <w:p w14:paraId="7E354CB6" w14:textId="77777777" w:rsidR="009629C3" w:rsidRPr="00222B5D" w:rsidRDefault="009629C3" w:rsidP="00843505">
                              <w:pPr>
                                <w:rPr>
                                  <w:ins w:id="148" w:author="Christopher Corcoran" w:date="2020-08-08T19:12:00Z"/>
                                  <w:sz w:val="20"/>
                                  <w:szCs w:val="20"/>
                                </w:rPr>
                              </w:pPr>
                              <w:ins w:id="149" w:author="Christopher Corcoran" w:date="2020-08-08T19:12:00Z">
                                <w:r w:rsidRPr="00222B5D">
                                  <w:rPr>
                                    <w:sz w:val="20"/>
                                    <w:szCs w:val="20"/>
                                  </w:rPr>
                                  <w:t xml:space="preserve">Ashley (2002) </w:t>
                                </w:r>
                              </w:ins>
                            </w:p>
                          </w:tc>
                          <w:tc>
                            <w:tcPr>
                              <w:tcW w:w="6348" w:type="dxa"/>
                            </w:tcPr>
                            <w:p w14:paraId="5DCCEE9B" w14:textId="77777777" w:rsidR="009629C3" w:rsidRPr="00222B5D" w:rsidRDefault="009629C3" w:rsidP="00843505">
                              <w:pPr>
                                <w:spacing w:after="120" w:line="276" w:lineRule="auto"/>
                                <w:rPr>
                                  <w:ins w:id="150" w:author="Christopher Corcoran" w:date="2020-08-08T19:12:00Z"/>
                                  <w:sz w:val="20"/>
                                  <w:szCs w:val="20"/>
                                </w:rPr>
                              </w:pPr>
                              <w:ins w:id="151" w:author="Christopher Corcoran" w:date="2020-08-08T19:12:00Z">
                                <w:r w:rsidRPr="00222B5D">
                                  <w:rPr>
                                    <w:sz w:val="20"/>
                                    <w:szCs w:val="20"/>
                                  </w:rPr>
                                  <w:t>5 recordings by 4 performers</w:t>
                                </w:r>
                              </w:ins>
                            </w:p>
                          </w:tc>
                        </w:tr>
                        <w:tr w:rsidR="009629C3" w:rsidRPr="00EE75EC" w14:paraId="093E5A5D" w14:textId="77777777" w:rsidTr="00222B5D">
                          <w:trPr>
                            <w:ins w:id="152" w:author="Christopher Corcoran" w:date="2020-08-08T19:12:00Z"/>
                          </w:trPr>
                          <w:tc>
                            <w:tcPr>
                              <w:tcW w:w="2939" w:type="dxa"/>
                            </w:tcPr>
                            <w:p w14:paraId="59157F32" w14:textId="77777777" w:rsidR="009629C3" w:rsidRPr="00222B5D" w:rsidRDefault="009629C3" w:rsidP="00843505">
                              <w:pPr>
                                <w:spacing w:after="120" w:line="276" w:lineRule="auto"/>
                                <w:jc w:val="both"/>
                                <w:rPr>
                                  <w:ins w:id="153" w:author="Christopher Corcoran" w:date="2020-08-08T19:12:00Z"/>
                                  <w:sz w:val="20"/>
                                  <w:szCs w:val="20"/>
                                </w:rPr>
                              </w:pPr>
                              <w:ins w:id="154" w:author="Christopher Corcoran" w:date="2020-08-08T19:12:00Z">
                                <w:r w:rsidRPr="00222B5D">
                                  <w:rPr>
                                    <w:sz w:val="20"/>
                                    <w:szCs w:val="20"/>
                                  </w:rPr>
                                  <w:t>Benadon (2006)</w:t>
                                </w:r>
                              </w:ins>
                            </w:p>
                          </w:tc>
                          <w:tc>
                            <w:tcPr>
                              <w:tcW w:w="6348" w:type="dxa"/>
                            </w:tcPr>
                            <w:p w14:paraId="28BD8259" w14:textId="77777777" w:rsidR="009629C3" w:rsidRPr="00222B5D" w:rsidRDefault="009629C3" w:rsidP="00843505">
                              <w:pPr>
                                <w:spacing w:after="120" w:line="276" w:lineRule="auto"/>
                                <w:rPr>
                                  <w:ins w:id="155" w:author="Christopher Corcoran" w:date="2020-08-08T19:12:00Z"/>
                                  <w:sz w:val="20"/>
                                  <w:szCs w:val="20"/>
                                </w:rPr>
                              </w:pPr>
                              <w:ins w:id="156" w:author="Christopher Corcoran" w:date="2020-08-08T19:12:00Z">
                                <w:r w:rsidRPr="00222B5D">
                                  <w:rPr>
                                    <w:sz w:val="20"/>
                                    <w:szCs w:val="20"/>
                                  </w:rPr>
                                  <w:t>26 recordings by 24 performers</w:t>
                                </w:r>
                              </w:ins>
                            </w:p>
                          </w:tc>
                        </w:tr>
                        <w:tr w:rsidR="009629C3" w:rsidRPr="00EE75EC" w14:paraId="21B593AE" w14:textId="77777777" w:rsidTr="00222B5D">
                          <w:trPr>
                            <w:ins w:id="157" w:author="Christopher Corcoran" w:date="2020-08-08T19:12:00Z"/>
                          </w:trPr>
                          <w:tc>
                            <w:tcPr>
                              <w:tcW w:w="2939" w:type="dxa"/>
                            </w:tcPr>
                            <w:p w14:paraId="381D66F2" w14:textId="77777777" w:rsidR="009629C3" w:rsidRPr="00222B5D" w:rsidRDefault="009629C3" w:rsidP="00843505">
                              <w:pPr>
                                <w:spacing w:after="120" w:line="276" w:lineRule="auto"/>
                                <w:jc w:val="both"/>
                                <w:rPr>
                                  <w:ins w:id="158" w:author="Christopher Corcoran" w:date="2020-08-08T19:12:00Z"/>
                                  <w:sz w:val="20"/>
                                  <w:szCs w:val="20"/>
                                </w:rPr>
                              </w:pPr>
                              <w:ins w:id="159" w:author="Christopher Corcoran" w:date="2020-08-08T19:12:00Z">
                                <w:r w:rsidRPr="00222B5D">
                                  <w:rPr>
                                    <w:sz w:val="20"/>
                                    <w:szCs w:val="20"/>
                                  </w:rPr>
                                  <w:t>Berliner (1994)</w:t>
                                </w:r>
                              </w:ins>
                            </w:p>
                          </w:tc>
                          <w:tc>
                            <w:tcPr>
                              <w:tcW w:w="6348" w:type="dxa"/>
                            </w:tcPr>
                            <w:p w14:paraId="5B031E7D" w14:textId="77777777" w:rsidR="009629C3" w:rsidRPr="00222B5D" w:rsidRDefault="009629C3" w:rsidP="00843505">
                              <w:pPr>
                                <w:spacing w:after="120" w:line="276" w:lineRule="auto"/>
                                <w:rPr>
                                  <w:ins w:id="160" w:author="Christopher Corcoran" w:date="2020-08-08T19:12:00Z"/>
                                  <w:sz w:val="20"/>
                                  <w:szCs w:val="20"/>
                                </w:rPr>
                              </w:pPr>
                              <w:ins w:id="161" w:author="Christopher Corcoran" w:date="2020-08-08T19:12:00Z">
                                <w:r w:rsidRPr="00222B5D">
                                  <w:rPr>
                                    <w:sz w:val="20"/>
                                    <w:szCs w:val="20"/>
                                  </w:rPr>
                                  <w:t>Ethnographic interviews and observations</w:t>
                                </w:r>
                              </w:ins>
                            </w:p>
                          </w:tc>
                        </w:tr>
                        <w:tr w:rsidR="009629C3" w:rsidRPr="00EE75EC" w14:paraId="0FF0C5F5" w14:textId="77777777" w:rsidTr="00222B5D">
                          <w:trPr>
                            <w:ins w:id="162" w:author="Christopher Corcoran" w:date="2020-08-08T19:12:00Z"/>
                          </w:trPr>
                          <w:tc>
                            <w:tcPr>
                              <w:tcW w:w="2939" w:type="dxa"/>
                            </w:tcPr>
                            <w:p w14:paraId="4DEF2DC3" w14:textId="77777777" w:rsidR="009629C3" w:rsidRPr="00222B5D" w:rsidRDefault="009629C3" w:rsidP="00843505">
                              <w:pPr>
                                <w:spacing w:after="120" w:line="276" w:lineRule="auto"/>
                                <w:jc w:val="both"/>
                                <w:rPr>
                                  <w:ins w:id="163" w:author="Christopher Corcoran" w:date="2020-08-08T19:12:00Z"/>
                                  <w:sz w:val="20"/>
                                  <w:szCs w:val="20"/>
                                </w:rPr>
                              </w:pPr>
                              <w:ins w:id="164" w:author="Christopher Corcoran" w:date="2020-08-08T19:12:00Z">
                                <w:r w:rsidRPr="00222B5D">
                                  <w:rPr>
                                    <w:sz w:val="20"/>
                                    <w:szCs w:val="20"/>
                                  </w:rPr>
                                  <w:t>Busse (2002)</w:t>
                                </w:r>
                              </w:ins>
                            </w:p>
                          </w:tc>
                          <w:tc>
                            <w:tcPr>
                              <w:tcW w:w="6348" w:type="dxa"/>
                            </w:tcPr>
                            <w:p w14:paraId="6BBB6A7A" w14:textId="77777777" w:rsidR="009629C3" w:rsidRPr="00222B5D" w:rsidRDefault="009629C3" w:rsidP="00843505">
                              <w:pPr>
                                <w:spacing w:after="120" w:line="276" w:lineRule="auto"/>
                                <w:rPr>
                                  <w:ins w:id="165" w:author="Christopher Corcoran" w:date="2020-08-08T19:12:00Z"/>
                                  <w:sz w:val="20"/>
                                  <w:szCs w:val="20"/>
                                </w:rPr>
                              </w:pPr>
                              <w:ins w:id="166" w:author="Christopher Corcoran" w:date="2020-08-08T19:12:00Z">
                                <w:r w:rsidRPr="00222B5D">
                                  <w:rPr>
                                    <w:sz w:val="20"/>
                                    <w:szCs w:val="20"/>
                                  </w:rPr>
                                  <w:t>33 recordings by 3 performers</w:t>
                                </w:r>
                              </w:ins>
                            </w:p>
                          </w:tc>
                        </w:tr>
                        <w:tr w:rsidR="009629C3" w:rsidRPr="00EE75EC" w14:paraId="0BE997A2" w14:textId="77777777" w:rsidTr="00222B5D">
                          <w:trPr>
                            <w:ins w:id="167" w:author="Christopher Corcoran" w:date="2020-08-08T19:12:00Z"/>
                          </w:trPr>
                          <w:tc>
                            <w:tcPr>
                              <w:tcW w:w="2939" w:type="dxa"/>
                            </w:tcPr>
                            <w:p w14:paraId="22E6F064" w14:textId="77777777" w:rsidR="009629C3" w:rsidRPr="00222B5D" w:rsidRDefault="009629C3" w:rsidP="00843505">
                              <w:pPr>
                                <w:rPr>
                                  <w:ins w:id="168" w:author="Christopher Corcoran" w:date="2020-08-08T19:12:00Z"/>
                                  <w:sz w:val="20"/>
                                  <w:szCs w:val="20"/>
                                </w:rPr>
                              </w:pPr>
                              <w:ins w:id="169" w:author="Christopher Corcoran" w:date="2020-08-08T19:12:00Z">
                                <w:r w:rsidRPr="00222B5D">
                                  <w:rPr>
                                    <w:sz w:val="20"/>
                                    <w:szCs w:val="20"/>
                                  </w:rPr>
                                  <w:t xml:space="preserve">Butterfield (2010) </w:t>
                                </w:r>
                              </w:ins>
                            </w:p>
                          </w:tc>
                          <w:tc>
                            <w:tcPr>
                              <w:tcW w:w="6348" w:type="dxa"/>
                            </w:tcPr>
                            <w:p w14:paraId="10A10280" w14:textId="1FD8CE37" w:rsidR="009629C3" w:rsidRPr="00222B5D" w:rsidRDefault="009629C3" w:rsidP="001C24DC">
                              <w:pPr>
                                <w:spacing w:after="120" w:line="276" w:lineRule="auto"/>
                                <w:rPr>
                                  <w:ins w:id="170" w:author="Christopher Corcoran" w:date="2020-08-08T19:12:00Z"/>
                                  <w:sz w:val="20"/>
                                  <w:szCs w:val="20"/>
                                </w:rPr>
                              </w:pPr>
                              <w:ins w:id="171" w:author="Christopher Corcoran" w:date="2020-08-08T19:17:00Z">
                                <w:r>
                                  <w:rPr>
                                    <w:sz w:val="20"/>
                                    <w:szCs w:val="20"/>
                                  </w:rPr>
                                  <w:t xml:space="preserve">3 experimental samples assessed by </w:t>
                                </w:r>
                              </w:ins>
                              <w:ins w:id="172" w:author="Christopher Corcoran" w:date="2020-08-08T19:12:00Z">
                                <w:r w:rsidRPr="00222B5D">
                                  <w:rPr>
                                    <w:sz w:val="20"/>
                                    <w:szCs w:val="20"/>
                                  </w:rPr>
                                  <w:t>22, 19, 22 participants</w:t>
                                </w:r>
                              </w:ins>
                            </w:p>
                          </w:tc>
                        </w:tr>
                        <w:tr w:rsidR="009629C3" w:rsidRPr="00EE75EC" w14:paraId="1B5C6BBA" w14:textId="77777777" w:rsidTr="00222B5D">
                          <w:trPr>
                            <w:ins w:id="173" w:author="Christopher Corcoran" w:date="2020-08-08T19:12:00Z"/>
                          </w:trPr>
                          <w:tc>
                            <w:tcPr>
                              <w:tcW w:w="2939" w:type="dxa"/>
                            </w:tcPr>
                            <w:p w14:paraId="1B6ADEFF" w14:textId="77777777" w:rsidR="009629C3" w:rsidRPr="00222B5D" w:rsidRDefault="009629C3" w:rsidP="00843505">
                              <w:pPr>
                                <w:spacing w:after="120" w:line="276" w:lineRule="auto"/>
                                <w:jc w:val="both"/>
                                <w:rPr>
                                  <w:ins w:id="174" w:author="Christopher Corcoran" w:date="2020-08-08T19:12:00Z"/>
                                  <w:sz w:val="20"/>
                                  <w:szCs w:val="20"/>
                                </w:rPr>
                              </w:pPr>
                              <w:ins w:id="175" w:author="Christopher Corcoran" w:date="2020-08-08T19:12:00Z">
                                <w:r w:rsidRPr="00222B5D">
                                  <w:rPr>
                                    <w:sz w:val="20"/>
                                    <w:szCs w:val="20"/>
                                  </w:rPr>
                                  <w:t>Butterfield (2011)</w:t>
                                </w:r>
                              </w:ins>
                            </w:p>
                          </w:tc>
                          <w:tc>
                            <w:tcPr>
                              <w:tcW w:w="6348" w:type="dxa"/>
                            </w:tcPr>
                            <w:p w14:paraId="6DF99880" w14:textId="77777777" w:rsidR="009629C3" w:rsidRPr="00222B5D" w:rsidRDefault="009629C3" w:rsidP="00843505">
                              <w:pPr>
                                <w:spacing w:after="120" w:line="276" w:lineRule="auto"/>
                                <w:rPr>
                                  <w:ins w:id="176" w:author="Christopher Corcoran" w:date="2020-08-08T19:12:00Z"/>
                                  <w:sz w:val="20"/>
                                  <w:szCs w:val="20"/>
                                </w:rPr>
                              </w:pPr>
                              <w:ins w:id="177" w:author="Christopher Corcoran" w:date="2020-08-08T19:12:00Z">
                                <w:r w:rsidRPr="00222B5D">
                                  <w:rPr>
                                    <w:sz w:val="20"/>
                                    <w:szCs w:val="20"/>
                                  </w:rPr>
                                  <w:t>5 recordings by 5 performers</w:t>
                                </w:r>
                              </w:ins>
                            </w:p>
                          </w:tc>
                        </w:tr>
                        <w:tr w:rsidR="009629C3" w:rsidRPr="00EE75EC" w14:paraId="5F19AE7B" w14:textId="77777777" w:rsidTr="00222B5D">
                          <w:trPr>
                            <w:ins w:id="178" w:author="Christopher Corcoran" w:date="2020-08-08T19:12:00Z"/>
                          </w:trPr>
                          <w:tc>
                            <w:tcPr>
                              <w:tcW w:w="2939" w:type="dxa"/>
                            </w:tcPr>
                            <w:p w14:paraId="439D708C" w14:textId="77777777" w:rsidR="009629C3" w:rsidRPr="00222B5D" w:rsidRDefault="009629C3" w:rsidP="00843505">
                              <w:pPr>
                                <w:spacing w:after="120" w:line="276" w:lineRule="auto"/>
                                <w:jc w:val="both"/>
                                <w:rPr>
                                  <w:ins w:id="179" w:author="Christopher Corcoran" w:date="2020-08-08T19:12:00Z"/>
                                  <w:sz w:val="20"/>
                                  <w:szCs w:val="20"/>
                                </w:rPr>
                              </w:pPr>
                              <w:ins w:id="180" w:author="Christopher Corcoran" w:date="2020-08-08T19:12:00Z">
                                <w:r w:rsidRPr="00222B5D">
                                  <w:rPr>
                                    <w:sz w:val="20"/>
                                    <w:szCs w:val="20"/>
                                  </w:rPr>
                                  <w:t>Collier &amp; Collier (1996)</w:t>
                                </w:r>
                              </w:ins>
                            </w:p>
                          </w:tc>
                          <w:tc>
                            <w:tcPr>
                              <w:tcW w:w="6348" w:type="dxa"/>
                            </w:tcPr>
                            <w:p w14:paraId="09F38A9F" w14:textId="77777777" w:rsidR="009629C3" w:rsidRPr="00222B5D" w:rsidRDefault="009629C3" w:rsidP="00843505">
                              <w:pPr>
                                <w:spacing w:after="120" w:line="276" w:lineRule="auto"/>
                                <w:rPr>
                                  <w:ins w:id="181" w:author="Christopher Corcoran" w:date="2020-08-08T19:12:00Z"/>
                                  <w:sz w:val="20"/>
                                  <w:szCs w:val="20"/>
                                </w:rPr>
                              </w:pPr>
                              <w:ins w:id="182" w:author="Christopher Corcoran" w:date="2020-08-08T19:12:00Z">
                                <w:r w:rsidRPr="00222B5D">
                                  <w:rPr>
                                    <w:sz w:val="20"/>
                                    <w:szCs w:val="20"/>
                                  </w:rPr>
                                  <w:t>20 experimental performances by 3 performers each</w:t>
                                </w:r>
                              </w:ins>
                            </w:p>
                          </w:tc>
                        </w:tr>
                        <w:tr w:rsidR="009629C3" w:rsidRPr="00EE75EC" w14:paraId="7E0A200F" w14:textId="77777777" w:rsidTr="00222B5D">
                          <w:trPr>
                            <w:ins w:id="183" w:author="Christopher Corcoran" w:date="2020-08-08T19:12:00Z"/>
                          </w:trPr>
                          <w:tc>
                            <w:tcPr>
                              <w:tcW w:w="2939" w:type="dxa"/>
                            </w:tcPr>
                            <w:p w14:paraId="774791C7" w14:textId="77777777" w:rsidR="009629C3" w:rsidRPr="00222B5D" w:rsidRDefault="009629C3" w:rsidP="00843505">
                              <w:pPr>
                                <w:spacing w:after="120" w:line="276" w:lineRule="auto"/>
                                <w:jc w:val="both"/>
                                <w:rPr>
                                  <w:ins w:id="184" w:author="Christopher Corcoran" w:date="2020-08-08T19:12:00Z"/>
                                  <w:sz w:val="20"/>
                                  <w:szCs w:val="20"/>
                                </w:rPr>
                              </w:pPr>
                              <w:ins w:id="185" w:author="Christopher Corcoran" w:date="2020-08-08T19:12:00Z">
                                <w:r w:rsidRPr="00222B5D">
                                  <w:rPr>
                                    <w:sz w:val="20"/>
                                    <w:szCs w:val="20"/>
                                  </w:rPr>
                                  <w:t>Ellis (1991)</w:t>
                                </w:r>
                              </w:ins>
                            </w:p>
                          </w:tc>
                          <w:tc>
                            <w:tcPr>
                              <w:tcW w:w="6348" w:type="dxa"/>
                            </w:tcPr>
                            <w:p w14:paraId="0FB06B1E" w14:textId="77777777" w:rsidR="009629C3" w:rsidRPr="00222B5D" w:rsidRDefault="009629C3" w:rsidP="00843505">
                              <w:pPr>
                                <w:spacing w:after="120" w:line="276" w:lineRule="auto"/>
                                <w:rPr>
                                  <w:ins w:id="186" w:author="Christopher Corcoran" w:date="2020-08-08T19:12:00Z"/>
                                  <w:sz w:val="20"/>
                                  <w:szCs w:val="20"/>
                                </w:rPr>
                              </w:pPr>
                              <w:ins w:id="187" w:author="Christopher Corcoran" w:date="2020-08-08T19:12:00Z">
                                <w:r w:rsidRPr="00222B5D">
                                  <w:rPr>
                                    <w:sz w:val="20"/>
                                    <w:szCs w:val="20"/>
                                  </w:rPr>
                                  <w:t>15 experimental performances by 3 performers each</w:t>
                                </w:r>
                              </w:ins>
                            </w:p>
                          </w:tc>
                        </w:tr>
                        <w:tr w:rsidR="009629C3" w:rsidRPr="00EE75EC" w14:paraId="0285B9F6" w14:textId="77777777" w:rsidTr="00222B5D">
                          <w:trPr>
                            <w:ins w:id="188" w:author="Christopher Corcoran" w:date="2020-08-08T19:12:00Z"/>
                          </w:trPr>
                          <w:tc>
                            <w:tcPr>
                              <w:tcW w:w="2939" w:type="dxa"/>
                            </w:tcPr>
                            <w:p w14:paraId="657CC832" w14:textId="77777777" w:rsidR="009629C3" w:rsidRPr="00222B5D" w:rsidRDefault="009629C3" w:rsidP="00843505">
                              <w:pPr>
                                <w:rPr>
                                  <w:ins w:id="189" w:author="Christopher Corcoran" w:date="2020-08-08T19:12:00Z"/>
                                  <w:sz w:val="20"/>
                                  <w:szCs w:val="20"/>
                                </w:rPr>
                              </w:pPr>
                              <w:ins w:id="190" w:author="Christopher Corcoran" w:date="2020-08-08T19:12:00Z">
                                <w:r w:rsidRPr="00222B5D">
                                  <w:rPr>
                                    <w:sz w:val="20"/>
                                    <w:szCs w:val="20"/>
                                  </w:rPr>
                                  <w:t xml:space="preserve">Friberg and Sundström (1997) </w:t>
                                </w:r>
                              </w:ins>
                            </w:p>
                          </w:tc>
                          <w:tc>
                            <w:tcPr>
                              <w:tcW w:w="6348" w:type="dxa"/>
                            </w:tcPr>
                            <w:p w14:paraId="7F1923F7" w14:textId="77777777" w:rsidR="009629C3" w:rsidRPr="00222B5D" w:rsidRDefault="009629C3" w:rsidP="00843505">
                              <w:pPr>
                                <w:spacing w:after="120" w:line="276" w:lineRule="auto"/>
                                <w:rPr>
                                  <w:ins w:id="191" w:author="Christopher Corcoran" w:date="2020-08-08T19:12:00Z"/>
                                  <w:sz w:val="20"/>
                                  <w:szCs w:val="20"/>
                                </w:rPr>
                              </w:pPr>
                              <w:ins w:id="192" w:author="Christopher Corcoran" w:date="2020-08-08T19:12:00Z">
                                <w:r w:rsidRPr="00222B5D">
                                  <w:rPr>
                                    <w:sz w:val="20"/>
                                    <w:szCs w:val="20"/>
                                  </w:rPr>
                                  <w:t>6 recordings by 4 performers</w:t>
                                </w:r>
                              </w:ins>
                            </w:p>
                          </w:tc>
                        </w:tr>
                        <w:tr w:rsidR="009629C3" w:rsidRPr="00EE75EC" w14:paraId="557E726A" w14:textId="77777777" w:rsidTr="00222B5D">
                          <w:trPr>
                            <w:ins w:id="193" w:author="Christopher Corcoran" w:date="2020-08-08T19:12:00Z"/>
                          </w:trPr>
                          <w:tc>
                            <w:tcPr>
                              <w:tcW w:w="2939" w:type="dxa"/>
                            </w:tcPr>
                            <w:p w14:paraId="5F3BD653" w14:textId="77777777" w:rsidR="009629C3" w:rsidRPr="00222B5D" w:rsidRDefault="009629C3" w:rsidP="00843505">
                              <w:pPr>
                                <w:rPr>
                                  <w:ins w:id="194" w:author="Christopher Corcoran" w:date="2020-08-08T19:12:00Z"/>
                                  <w:sz w:val="20"/>
                                  <w:szCs w:val="20"/>
                                </w:rPr>
                              </w:pPr>
                              <w:ins w:id="195" w:author="Christopher Corcoran" w:date="2020-08-08T19:12:00Z">
                                <w:r w:rsidRPr="00222B5D">
                                  <w:rPr>
                                    <w:sz w:val="20"/>
                                    <w:szCs w:val="20"/>
                                  </w:rPr>
                                  <w:t>Friberg and Sundström (2002)</w:t>
                                </w:r>
                              </w:ins>
                            </w:p>
                          </w:tc>
                          <w:tc>
                            <w:tcPr>
                              <w:tcW w:w="6348" w:type="dxa"/>
                            </w:tcPr>
                            <w:p w14:paraId="159A24B2" w14:textId="77777777" w:rsidR="009629C3" w:rsidRPr="00222B5D" w:rsidRDefault="009629C3" w:rsidP="00843505">
                              <w:pPr>
                                <w:spacing w:after="120" w:line="276" w:lineRule="auto"/>
                                <w:rPr>
                                  <w:ins w:id="196" w:author="Christopher Corcoran" w:date="2020-08-08T19:12:00Z"/>
                                  <w:sz w:val="20"/>
                                  <w:szCs w:val="20"/>
                                </w:rPr>
                              </w:pPr>
                              <w:ins w:id="197" w:author="Christopher Corcoran" w:date="2020-08-08T19:12:00Z">
                                <w:r w:rsidRPr="00222B5D">
                                  <w:rPr>
                                    <w:sz w:val="20"/>
                                    <w:szCs w:val="20"/>
                                  </w:rPr>
                                  <w:t>6 recordings by 4 ensembles (comparing 4 drummers with 6 soloists)</w:t>
                                </w:r>
                              </w:ins>
                            </w:p>
                          </w:tc>
                        </w:tr>
                        <w:tr w:rsidR="009629C3" w:rsidRPr="00EE75EC" w14:paraId="2B5E0258" w14:textId="77777777" w:rsidTr="00222B5D">
                          <w:trPr>
                            <w:ins w:id="198" w:author="Christopher Corcoran" w:date="2020-08-08T19:12:00Z"/>
                          </w:trPr>
                          <w:tc>
                            <w:tcPr>
                              <w:tcW w:w="2939" w:type="dxa"/>
                            </w:tcPr>
                            <w:p w14:paraId="6EF83DB9" w14:textId="77777777" w:rsidR="009629C3" w:rsidRPr="00222B5D" w:rsidRDefault="009629C3" w:rsidP="00843505">
                              <w:pPr>
                                <w:rPr>
                                  <w:ins w:id="199" w:author="Christopher Corcoran" w:date="2020-08-08T19:12:00Z"/>
                                  <w:sz w:val="20"/>
                                  <w:szCs w:val="20"/>
                                </w:rPr>
                              </w:pPr>
                              <w:ins w:id="200" w:author="Christopher Corcoran" w:date="2020-08-08T19:12:00Z">
                                <w:r w:rsidRPr="00222B5D">
                                  <w:rPr>
                                    <w:sz w:val="20"/>
                                    <w:szCs w:val="20"/>
                                  </w:rPr>
                                  <w:t>Honing &amp; de Haas (2008)</w:t>
                                </w:r>
                              </w:ins>
                            </w:p>
                            <w:p w14:paraId="4464CDA7" w14:textId="77777777" w:rsidR="009629C3" w:rsidRPr="00222B5D" w:rsidRDefault="009629C3" w:rsidP="00843505">
                              <w:pPr>
                                <w:rPr>
                                  <w:ins w:id="201" w:author="Christopher Corcoran" w:date="2020-08-08T19:12:00Z"/>
                                  <w:sz w:val="20"/>
                                  <w:szCs w:val="20"/>
                                </w:rPr>
                              </w:pPr>
                            </w:p>
                          </w:tc>
                          <w:tc>
                            <w:tcPr>
                              <w:tcW w:w="6348" w:type="dxa"/>
                            </w:tcPr>
                            <w:p w14:paraId="6A326BCA" w14:textId="77777777" w:rsidR="009629C3" w:rsidRPr="00222B5D" w:rsidRDefault="009629C3" w:rsidP="00843505">
                              <w:pPr>
                                <w:spacing w:after="120" w:line="276" w:lineRule="auto"/>
                                <w:rPr>
                                  <w:ins w:id="202" w:author="Christopher Corcoran" w:date="2020-08-08T19:12:00Z"/>
                                  <w:sz w:val="20"/>
                                  <w:szCs w:val="20"/>
                                </w:rPr>
                              </w:pPr>
                              <w:ins w:id="203" w:author="Christopher Corcoran" w:date="2020-08-08T19:12:00Z">
                                <w:r w:rsidRPr="00222B5D">
                                  <w:rPr>
                                    <w:sz w:val="20"/>
                                    <w:szCs w:val="20"/>
                                  </w:rPr>
                                  <w:t>18 experimental performances by 3 performers each</w:t>
                                </w:r>
                              </w:ins>
                            </w:p>
                          </w:tc>
                        </w:tr>
                        <w:tr w:rsidR="009629C3" w:rsidRPr="00EE75EC" w14:paraId="01880F88" w14:textId="77777777" w:rsidTr="00222B5D">
                          <w:trPr>
                            <w:ins w:id="204" w:author="Christopher Corcoran" w:date="2020-08-08T19:12:00Z"/>
                          </w:trPr>
                          <w:tc>
                            <w:tcPr>
                              <w:tcW w:w="2939" w:type="dxa"/>
                            </w:tcPr>
                            <w:p w14:paraId="508CBB44" w14:textId="77777777" w:rsidR="009629C3" w:rsidRPr="00222B5D" w:rsidRDefault="009629C3" w:rsidP="00843505">
                              <w:pPr>
                                <w:rPr>
                                  <w:ins w:id="205" w:author="Christopher Corcoran" w:date="2020-08-08T19:12:00Z"/>
                                  <w:sz w:val="20"/>
                                  <w:szCs w:val="20"/>
                                </w:rPr>
                              </w:pPr>
                              <w:ins w:id="206" w:author="Christopher Corcoran" w:date="2020-08-08T19:12:00Z">
                                <w:r w:rsidRPr="00222B5D">
                                  <w:rPr>
                                    <w:sz w:val="20"/>
                                    <w:szCs w:val="20"/>
                                  </w:rPr>
                                  <w:t>Iyer (2002)</w:t>
                                </w:r>
                              </w:ins>
                            </w:p>
                            <w:p w14:paraId="41F8FC9D" w14:textId="77777777" w:rsidR="009629C3" w:rsidRPr="00222B5D" w:rsidRDefault="009629C3" w:rsidP="00843505">
                              <w:pPr>
                                <w:rPr>
                                  <w:ins w:id="207" w:author="Christopher Corcoran" w:date="2020-08-08T19:12:00Z"/>
                                  <w:sz w:val="20"/>
                                  <w:szCs w:val="20"/>
                                </w:rPr>
                              </w:pPr>
                            </w:p>
                          </w:tc>
                          <w:tc>
                            <w:tcPr>
                              <w:tcW w:w="6348" w:type="dxa"/>
                            </w:tcPr>
                            <w:p w14:paraId="07FFF5DF" w14:textId="77777777" w:rsidR="009629C3" w:rsidRPr="00222B5D" w:rsidRDefault="009629C3" w:rsidP="00843505">
                              <w:pPr>
                                <w:spacing w:after="120" w:line="276" w:lineRule="auto"/>
                                <w:rPr>
                                  <w:ins w:id="208" w:author="Christopher Corcoran" w:date="2020-08-08T19:12:00Z"/>
                                  <w:sz w:val="20"/>
                                  <w:szCs w:val="20"/>
                                </w:rPr>
                              </w:pPr>
                              <w:ins w:id="209" w:author="Christopher Corcoran" w:date="2020-08-08T19:12:00Z">
                                <w:r w:rsidRPr="00222B5D">
                                  <w:rPr>
                                    <w:sz w:val="20"/>
                                    <w:szCs w:val="20"/>
                                  </w:rPr>
                                  <w:t xml:space="preserve">2 recordings by 2 performers; personal expertise </w:t>
                                </w:r>
                              </w:ins>
                            </w:p>
                          </w:tc>
                        </w:tr>
                        <w:tr w:rsidR="009629C3" w:rsidRPr="00EE75EC" w14:paraId="47F7D151" w14:textId="77777777" w:rsidTr="00222B5D">
                          <w:trPr>
                            <w:ins w:id="210" w:author="Christopher Corcoran" w:date="2020-08-08T19:12:00Z"/>
                          </w:trPr>
                          <w:tc>
                            <w:tcPr>
                              <w:tcW w:w="2939" w:type="dxa"/>
                            </w:tcPr>
                            <w:p w14:paraId="5BC88BA1" w14:textId="77777777" w:rsidR="009629C3" w:rsidRPr="00222B5D" w:rsidRDefault="009629C3" w:rsidP="00843505">
                              <w:pPr>
                                <w:rPr>
                                  <w:ins w:id="211" w:author="Christopher Corcoran" w:date="2020-08-08T19:12:00Z"/>
                                  <w:sz w:val="20"/>
                                  <w:szCs w:val="20"/>
                                </w:rPr>
                              </w:pPr>
                              <w:ins w:id="212" w:author="Christopher Corcoran" w:date="2020-08-08T19:12:00Z">
                                <w:r w:rsidRPr="00222B5D">
                                  <w:rPr>
                                    <w:sz w:val="20"/>
                                    <w:szCs w:val="20"/>
                                  </w:rPr>
                                  <w:t>Monson (1996)</w:t>
                                </w:r>
                              </w:ins>
                            </w:p>
                          </w:tc>
                          <w:tc>
                            <w:tcPr>
                              <w:tcW w:w="6348" w:type="dxa"/>
                            </w:tcPr>
                            <w:p w14:paraId="37A1744F" w14:textId="77777777" w:rsidR="009629C3" w:rsidRPr="00222B5D" w:rsidRDefault="009629C3" w:rsidP="00843505">
                              <w:pPr>
                                <w:spacing w:after="120" w:line="276" w:lineRule="auto"/>
                                <w:rPr>
                                  <w:ins w:id="213" w:author="Christopher Corcoran" w:date="2020-08-08T19:12:00Z"/>
                                  <w:sz w:val="20"/>
                                  <w:szCs w:val="20"/>
                                </w:rPr>
                              </w:pPr>
                              <w:ins w:id="214" w:author="Christopher Corcoran" w:date="2020-08-08T19:12:00Z">
                                <w:r w:rsidRPr="00222B5D">
                                  <w:rPr>
                                    <w:sz w:val="20"/>
                                    <w:szCs w:val="20"/>
                                  </w:rPr>
                                  <w:t>Ethnographic interviews and observations</w:t>
                                </w:r>
                              </w:ins>
                            </w:p>
                          </w:tc>
                        </w:tr>
                        <w:tr w:rsidR="009629C3" w:rsidRPr="00EE75EC" w14:paraId="73FCB993" w14:textId="77777777" w:rsidTr="00222B5D">
                          <w:trPr>
                            <w:ins w:id="215" w:author="Christopher Corcoran" w:date="2020-08-08T19:12:00Z"/>
                          </w:trPr>
                          <w:tc>
                            <w:tcPr>
                              <w:tcW w:w="2939" w:type="dxa"/>
                            </w:tcPr>
                            <w:p w14:paraId="0925E95F" w14:textId="77777777" w:rsidR="009629C3" w:rsidRPr="00222B5D" w:rsidRDefault="009629C3" w:rsidP="00843505">
                              <w:pPr>
                                <w:rPr>
                                  <w:ins w:id="216" w:author="Christopher Corcoran" w:date="2020-08-08T19:12:00Z"/>
                                  <w:sz w:val="20"/>
                                  <w:szCs w:val="20"/>
                                </w:rPr>
                              </w:pPr>
                              <w:ins w:id="217" w:author="Christopher Corcoran" w:date="2020-08-08T19:12:00Z">
                                <w:r w:rsidRPr="00222B5D">
                                  <w:rPr>
                                    <w:sz w:val="20"/>
                                    <w:szCs w:val="20"/>
                                  </w:rPr>
                                  <w:t>Prögler (1995)</w:t>
                                </w:r>
                              </w:ins>
                            </w:p>
                          </w:tc>
                          <w:tc>
                            <w:tcPr>
                              <w:tcW w:w="6348" w:type="dxa"/>
                            </w:tcPr>
                            <w:p w14:paraId="0E7685EE" w14:textId="77777777" w:rsidR="009629C3" w:rsidRPr="00222B5D" w:rsidRDefault="009629C3" w:rsidP="00843505">
                              <w:pPr>
                                <w:spacing w:after="120" w:line="276" w:lineRule="auto"/>
                                <w:rPr>
                                  <w:ins w:id="218" w:author="Christopher Corcoran" w:date="2020-08-08T19:12:00Z"/>
                                  <w:sz w:val="20"/>
                                  <w:szCs w:val="20"/>
                                </w:rPr>
                              </w:pPr>
                              <w:ins w:id="219" w:author="Christopher Corcoran" w:date="2020-08-08T19:12:00Z">
                                <w:r w:rsidRPr="00222B5D">
                                  <w:rPr>
                                    <w:sz w:val="20"/>
                                    <w:szCs w:val="20"/>
                                  </w:rPr>
                                  <w:t>2-3 experimental performances by 6 performers each (with varying parameters for different performers)</w:t>
                                </w:r>
                              </w:ins>
                            </w:p>
                          </w:tc>
                        </w:tr>
                        <w:tr w:rsidR="009629C3" w:rsidRPr="00EE75EC" w14:paraId="7F392707" w14:textId="77777777" w:rsidTr="00222B5D">
                          <w:trPr>
                            <w:ins w:id="220" w:author="Christopher Corcoran" w:date="2020-08-08T19:12:00Z"/>
                          </w:trPr>
                          <w:tc>
                            <w:tcPr>
                              <w:tcW w:w="2939" w:type="dxa"/>
                            </w:tcPr>
                            <w:p w14:paraId="41682C7F" w14:textId="77777777" w:rsidR="009629C3" w:rsidRPr="00222B5D" w:rsidRDefault="009629C3" w:rsidP="00843505">
                              <w:pPr>
                                <w:rPr>
                                  <w:ins w:id="221" w:author="Christopher Corcoran" w:date="2020-08-08T19:12:00Z"/>
                                  <w:sz w:val="20"/>
                                  <w:szCs w:val="20"/>
                                </w:rPr>
                              </w:pPr>
                              <w:ins w:id="222" w:author="Christopher Corcoran" w:date="2020-08-08T19:12:00Z">
                                <w:r w:rsidRPr="00222B5D">
                                  <w:rPr>
                                    <w:sz w:val="20"/>
                                    <w:szCs w:val="20"/>
                                  </w:rPr>
                                  <w:t>Sussmann &amp; Abene (2012)</w:t>
                                </w:r>
                              </w:ins>
                            </w:p>
                            <w:p w14:paraId="547FD3C9" w14:textId="77777777" w:rsidR="009629C3" w:rsidRPr="00222B5D" w:rsidRDefault="009629C3" w:rsidP="00843505">
                              <w:pPr>
                                <w:rPr>
                                  <w:ins w:id="223" w:author="Christopher Corcoran" w:date="2020-08-08T19:12:00Z"/>
                                  <w:sz w:val="20"/>
                                  <w:szCs w:val="20"/>
                                </w:rPr>
                              </w:pPr>
                            </w:p>
                          </w:tc>
                          <w:tc>
                            <w:tcPr>
                              <w:tcW w:w="6348" w:type="dxa"/>
                            </w:tcPr>
                            <w:p w14:paraId="46ECA315" w14:textId="77777777" w:rsidR="009629C3" w:rsidRPr="00222B5D" w:rsidRDefault="009629C3" w:rsidP="00843505">
                              <w:pPr>
                                <w:spacing w:after="120" w:line="276" w:lineRule="auto"/>
                                <w:rPr>
                                  <w:ins w:id="224" w:author="Christopher Corcoran" w:date="2020-08-08T19:12:00Z"/>
                                  <w:sz w:val="20"/>
                                  <w:szCs w:val="20"/>
                                </w:rPr>
                              </w:pPr>
                              <w:ins w:id="225" w:author="Christopher Corcoran" w:date="2020-08-08T19:12:00Z">
                                <w:r w:rsidRPr="00222B5D">
                                  <w:rPr>
                                    <w:sz w:val="20"/>
                                    <w:szCs w:val="20"/>
                                  </w:rPr>
                                  <w:t>Personal expertise</w:t>
                                </w:r>
                              </w:ins>
                            </w:p>
                          </w:tc>
                        </w:tr>
                        <w:tr w:rsidR="009629C3" w:rsidRPr="00EE75EC" w14:paraId="6258822C" w14:textId="77777777" w:rsidTr="00222B5D">
                          <w:trPr>
                            <w:ins w:id="226" w:author="Christopher Corcoran" w:date="2020-08-08T19:12:00Z"/>
                          </w:trPr>
                          <w:tc>
                            <w:tcPr>
                              <w:tcW w:w="2939" w:type="dxa"/>
                            </w:tcPr>
                            <w:p w14:paraId="4E9B45E8" w14:textId="77777777" w:rsidR="009629C3" w:rsidRPr="00222B5D" w:rsidRDefault="009629C3" w:rsidP="00843505">
                              <w:pPr>
                                <w:rPr>
                                  <w:ins w:id="227" w:author="Christopher Corcoran" w:date="2020-08-08T19:12:00Z"/>
                                  <w:sz w:val="20"/>
                                  <w:szCs w:val="20"/>
                                </w:rPr>
                              </w:pPr>
                              <w:ins w:id="228" w:author="Christopher Corcoran" w:date="2020-08-08T19:12:00Z">
                                <w:r w:rsidRPr="00222B5D">
                                  <w:rPr>
                                    <w:sz w:val="20"/>
                                    <w:szCs w:val="20"/>
                                  </w:rPr>
                                  <w:t>Wesolowski (2012)</w:t>
                                </w:r>
                              </w:ins>
                            </w:p>
                          </w:tc>
                          <w:tc>
                            <w:tcPr>
                              <w:tcW w:w="6348" w:type="dxa"/>
                            </w:tcPr>
                            <w:p w14:paraId="35D5B39E" w14:textId="77777777" w:rsidR="009629C3" w:rsidRPr="00222B5D" w:rsidRDefault="009629C3" w:rsidP="00843505">
                              <w:pPr>
                                <w:spacing w:after="120" w:line="276" w:lineRule="auto"/>
                                <w:rPr>
                                  <w:ins w:id="229" w:author="Christopher Corcoran" w:date="2020-08-08T19:12:00Z"/>
                                  <w:sz w:val="20"/>
                                  <w:szCs w:val="20"/>
                                </w:rPr>
                              </w:pPr>
                              <w:ins w:id="230" w:author="Christopher Corcoran" w:date="2020-08-08T19:12:00Z">
                                <w:r w:rsidRPr="00222B5D">
                                  <w:rPr>
                                    <w:sz w:val="20"/>
                                    <w:szCs w:val="20"/>
                                  </w:rPr>
                                  <w:t>5 recordings by 1 performer</w:t>
                                </w:r>
                              </w:ins>
                            </w:p>
                          </w:tc>
                        </w:tr>
                        <w:tr w:rsidR="009629C3" w:rsidRPr="00EE75EC" w14:paraId="76503A25" w14:textId="77777777" w:rsidTr="00222B5D">
                          <w:trPr>
                            <w:ins w:id="231" w:author="Christopher Corcoran" w:date="2020-08-08T19:12:00Z"/>
                          </w:trPr>
                          <w:tc>
                            <w:tcPr>
                              <w:tcW w:w="2939" w:type="dxa"/>
                            </w:tcPr>
                            <w:p w14:paraId="7886C0A6" w14:textId="77777777" w:rsidR="009629C3" w:rsidRPr="00222B5D" w:rsidRDefault="009629C3" w:rsidP="00843505">
                              <w:pPr>
                                <w:rPr>
                                  <w:ins w:id="232" w:author="Christopher Corcoran" w:date="2020-08-08T19:12:00Z"/>
                                  <w:sz w:val="20"/>
                                  <w:szCs w:val="20"/>
                                </w:rPr>
                              </w:pPr>
                              <w:ins w:id="233" w:author="Christopher Corcoran" w:date="2020-08-08T19:12:00Z">
                                <w:r w:rsidRPr="00222B5D">
                                  <w:rPr>
                                    <w:sz w:val="20"/>
                                    <w:szCs w:val="20"/>
                                  </w:rPr>
                                  <w:t>Witmer &amp; Robbins (1988)</w:t>
                                </w:r>
                              </w:ins>
                            </w:p>
                          </w:tc>
                          <w:tc>
                            <w:tcPr>
                              <w:tcW w:w="6348" w:type="dxa"/>
                            </w:tcPr>
                            <w:p w14:paraId="6499AB5F" w14:textId="77777777" w:rsidR="009629C3" w:rsidRPr="00222B5D" w:rsidRDefault="009629C3" w:rsidP="00843505">
                              <w:pPr>
                                <w:spacing w:after="120" w:line="276" w:lineRule="auto"/>
                                <w:rPr>
                                  <w:ins w:id="234" w:author="Christopher Corcoran" w:date="2020-08-08T19:12:00Z"/>
                                  <w:sz w:val="20"/>
                                  <w:szCs w:val="20"/>
                                </w:rPr>
                              </w:pPr>
                              <w:ins w:id="235" w:author="Christopher Corcoran" w:date="2020-08-08T19:12:00Z">
                                <w:r w:rsidRPr="00222B5D">
                                  <w:rPr>
                                    <w:sz w:val="20"/>
                                    <w:szCs w:val="20"/>
                                  </w:rPr>
                                  <w:t>Personal expertise</w:t>
                                </w:r>
                              </w:ins>
                            </w:p>
                          </w:tc>
                        </w:tr>
                      </w:tbl>
                      <w:p w14:paraId="16C38390" w14:textId="6623773A" w:rsidR="009629C3" w:rsidRPr="005607D8" w:rsidRDefault="009629C3" w:rsidP="00222B5D">
                        <w:pPr>
                          <w:pStyle w:val="Beschriftung"/>
                        </w:pPr>
                        <w:ins w:id="236" w:author="Christopher Corcoran" w:date="2020-08-08T19:13:00Z">
                          <w:r>
                            <w:t>Table 1: Overview of</w:t>
                          </w:r>
                        </w:ins>
                        <w:ins w:id="237" w:author="Christopher Corcoran" w:date="2020-08-08T19:14:00Z">
                          <w:r>
                            <w:t xml:space="preserve"> </w:t>
                          </w:r>
                        </w:ins>
                        <w:ins w:id="238" w:author="Christopher Corcoran" w:date="2020-08-08T19:18:00Z">
                          <w:r>
                            <w:t>sampled data sources</w:t>
                          </w:r>
                        </w:ins>
                        <w:ins w:id="239" w:author="Christopher Corcoran" w:date="2020-08-08T19:13:00Z">
                          <w:r>
                            <w:t xml:space="preserve"> for </w:t>
                          </w:r>
                        </w:ins>
                        <w:ins w:id="240" w:author="Christopher Corcoran" w:date="2020-08-08T19:18:00Z">
                          <w:r>
                            <w:t>the cited papers</w:t>
                          </w:r>
                        </w:ins>
                      </w:p>
                    </w:txbxContent>
                  </v:textbox>
                  <w10:anchorlock/>
                </v:shape>
              </w:pict>
            </mc:Fallback>
          </mc:AlternateContent>
        </w:r>
      </w:ins>
    </w:p>
    <w:p w14:paraId="7F94BF48" w14:textId="77777777" w:rsidR="0073475C" w:rsidRDefault="0073475C" w:rsidP="00C048E8">
      <w:pPr>
        <w:spacing w:after="120" w:line="276" w:lineRule="auto"/>
        <w:jc w:val="both"/>
        <w:rPr>
          <w:ins w:id="241" w:author="Christopher Corcoran" w:date="2020-08-08T17:41:00Z"/>
        </w:rPr>
      </w:pPr>
    </w:p>
    <w:p w14:paraId="28206DA9" w14:textId="77777777" w:rsidR="008E24D9" w:rsidRDefault="00707064" w:rsidP="00C048E8">
      <w:pPr>
        <w:spacing w:after="120" w:line="276" w:lineRule="auto"/>
        <w:jc w:val="both"/>
        <w:rPr>
          <w:ins w:id="242" w:author="Christopher Corcoran" w:date="2020-08-09T17:05:00Z"/>
        </w:rPr>
      </w:pPr>
      <w:r w:rsidRPr="00B13F95">
        <w:t xml:space="preserve">Therefore, while offering useful starting points for further research, </w:t>
      </w:r>
      <w:del w:id="243" w:author="Christopher Corcoran" w:date="2020-08-08T19:19:00Z">
        <w:r w:rsidRPr="00B13F95" w:rsidDel="004C3E50">
          <w:delText xml:space="preserve">their </w:delText>
        </w:r>
      </w:del>
      <w:ins w:id="244" w:author="Christopher Corcoran" w:date="2020-08-08T19:19:00Z">
        <w:r w:rsidR="004C3E50">
          <w:t>the</w:t>
        </w:r>
        <w:r w:rsidR="004C3E50" w:rsidRPr="00B13F95">
          <w:t xml:space="preserve"> </w:t>
        </w:r>
      </w:ins>
      <w:r w:rsidRPr="00B13F95">
        <w:t xml:space="preserve">results </w:t>
      </w:r>
      <w:ins w:id="245" w:author="Christopher Corcoran" w:date="2020-08-08T19:19:00Z">
        <w:r w:rsidR="004C3E50">
          <w:t xml:space="preserve">generated by these papers </w:t>
        </w:r>
      </w:ins>
      <w:r w:rsidRPr="00B13F95">
        <w:t xml:space="preserve">have limited </w:t>
      </w:r>
      <w:ins w:id="246" w:author="Christopher Corcoran" w:date="2020-08-08T19:19:00Z">
        <w:r w:rsidR="00971F31">
          <w:t xml:space="preserve">statistical </w:t>
        </w:r>
      </w:ins>
      <w:r w:rsidRPr="00B13F95">
        <w:t xml:space="preserve">power in elucidating the wider practice. An analysis of a wider corpus of performances is required for more precise and </w:t>
      </w:r>
      <w:r w:rsidR="009308D1" w:rsidRPr="00B13F95">
        <w:t>comprehensive</w:t>
      </w:r>
      <w:r w:rsidRPr="00B13F95">
        <w:t xml:space="preserve"> data. </w:t>
      </w:r>
    </w:p>
    <w:p w14:paraId="7FDD1856" w14:textId="1F90880C" w:rsidR="004E655A" w:rsidRPr="00B13F95" w:rsidRDefault="004E655A" w:rsidP="00C048E8">
      <w:pPr>
        <w:spacing w:after="120" w:line="276" w:lineRule="auto"/>
        <w:jc w:val="both"/>
      </w:pPr>
      <w:r w:rsidRPr="00B13F95">
        <w:t xml:space="preserve">A useful </w:t>
      </w:r>
      <w:r w:rsidR="00862199" w:rsidRPr="00B13F95">
        <w:t>recording</w:t>
      </w:r>
      <w:r w:rsidR="00C55E8B" w:rsidRPr="00B13F95">
        <w:t xml:space="preserve"> </w:t>
      </w:r>
      <w:r w:rsidRPr="00B13F95">
        <w:t>collection for such purposes is t</w:t>
      </w:r>
      <w:r w:rsidR="00401256" w:rsidRPr="00B13F95">
        <w:t>he Weimar Jazz Database (WJD)</w:t>
      </w:r>
      <w:r w:rsidRPr="00B13F95">
        <w:t>,</w:t>
      </w:r>
      <w:r w:rsidR="00401256" w:rsidRPr="00B13F95">
        <w:t xml:space="preserve"> a corpus of 456 monophonic jazz solos recorded by </w:t>
      </w:r>
      <w:ins w:id="247" w:author="Christopher Corcoran" w:date="2020-08-08T18:07:00Z">
        <w:r w:rsidR="00EF73DD">
          <w:t xml:space="preserve">78 </w:t>
        </w:r>
      </w:ins>
      <w:r w:rsidR="00401256" w:rsidRPr="00B13F95">
        <w:t xml:space="preserve">canonical and </w:t>
      </w:r>
      <w:commentRangeStart w:id="248"/>
      <w:r w:rsidR="00401256" w:rsidRPr="00B13F95">
        <w:t xml:space="preserve">lesser-known </w:t>
      </w:r>
      <w:commentRangeEnd w:id="248"/>
      <w:r w:rsidR="009629C3">
        <w:rPr>
          <w:rStyle w:val="Kommentarzeichen"/>
        </w:rPr>
        <w:commentReference w:id="248"/>
      </w:r>
      <w:r w:rsidR="00401256" w:rsidRPr="00B13F95">
        <w:t xml:space="preserve">performers. </w:t>
      </w:r>
      <w:ins w:id="249" w:author="Klaus Frieler" w:date="2020-08-18T14:50:00Z">
        <w:r w:rsidR="009629C3">
          <w:t>Devised a</w:t>
        </w:r>
      </w:ins>
      <w:del w:id="250" w:author="Klaus Frieler" w:date="2020-08-18T14:50:00Z">
        <w:r w:rsidR="00401256" w:rsidRPr="00B13F95" w:rsidDel="009629C3">
          <w:delText>A</w:delText>
        </w:r>
      </w:del>
      <w:r w:rsidR="00401256" w:rsidRPr="00B13F95">
        <w:t>s part of the Jazzomat Research Project at the Hochschule für Musik Franz Liszt Weimar (University of Music Franz Liszt Weimar), these solos have been coded and segmented for a variety of analyses and have been put online together with customised data extraction tools to facilitate open research (see Pfleiderer</w:t>
      </w:r>
      <w:r w:rsidR="0019404B" w:rsidRPr="00B13F95">
        <w:t xml:space="preserve"> et al.</w:t>
      </w:r>
      <w:r w:rsidR="00401256" w:rsidRPr="00B13F95">
        <w:t xml:space="preserve">, 2017 for a full description of features). </w:t>
      </w:r>
    </w:p>
    <w:p w14:paraId="3AAC7AC5" w14:textId="33D94170" w:rsidR="00401256" w:rsidRPr="00B13F95" w:rsidRDefault="00401256" w:rsidP="00C048E8">
      <w:pPr>
        <w:spacing w:after="120" w:line="276" w:lineRule="auto"/>
        <w:jc w:val="both"/>
      </w:pPr>
      <w:r w:rsidRPr="00B13F95">
        <w:lastRenderedPageBreak/>
        <w:t xml:space="preserve">In this </w:t>
      </w:r>
      <w:r w:rsidR="00B23804" w:rsidRPr="00B13F95">
        <w:t>paper</w:t>
      </w:r>
      <w:r w:rsidRPr="00B13F95">
        <w:t xml:space="preserve">, we describe how we </w:t>
      </w:r>
      <w:del w:id="251" w:author="Christopher Corcoran" w:date="2020-08-09T17:07:00Z">
        <w:r w:rsidRPr="00B13F95" w:rsidDel="008E24D9">
          <w:delText xml:space="preserve">have </w:delText>
        </w:r>
      </w:del>
      <w:ins w:id="252" w:author="Christopher Corcoran" w:date="2020-08-09T17:07:00Z">
        <w:r w:rsidR="008E24D9">
          <w:t>conducted</w:t>
        </w:r>
      </w:ins>
      <w:ins w:id="253" w:author="Christopher Corcoran" w:date="2020-08-09T17:06:00Z">
        <w:r w:rsidR="008E24D9">
          <w:t xml:space="preserve"> a corpus analysis of the WJD in order to </w:t>
        </w:r>
      </w:ins>
      <w:r w:rsidR="00B23804" w:rsidRPr="00B13F95">
        <w:t>investigate</w:t>
      </w:r>
      <w:del w:id="254" w:author="Christopher Corcoran" w:date="2020-08-09T17:06:00Z">
        <w:r w:rsidR="00B23804" w:rsidRPr="00B13F95" w:rsidDel="008E24D9">
          <w:delText>d</w:delText>
        </w:r>
      </w:del>
      <w:r w:rsidR="00B23804" w:rsidRPr="00B13F95">
        <w:t xml:space="preserve"> </w:t>
      </w:r>
      <w:r w:rsidRPr="00B13F95">
        <w:t xml:space="preserve">some of </w:t>
      </w:r>
      <w:ins w:id="255" w:author="Christopher Corcoran" w:date="2020-08-09T17:05:00Z">
        <w:r w:rsidR="008E24D9">
          <w:t xml:space="preserve">the </w:t>
        </w:r>
      </w:ins>
      <w:del w:id="256" w:author="Christopher Corcoran" w:date="2020-08-09T17:07:00Z">
        <w:r w:rsidRPr="00B13F95" w:rsidDel="008E24D9">
          <w:delText xml:space="preserve">questions </w:delText>
        </w:r>
        <w:r w:rsidR="002A792E" w:rsidDel="008E24D9">
          <w:delText>raised by</w:delText>
        </w:r>
        <w:r w:rsidR="00B23804" w:rsidRPr="00B13F95" w:rsidDel="008E24D9">
          <w:delText xml:space="preserve"> the swing</w:delText>
        </w:r>
      </w:del>
      <w:ins w:id="257" w:author="Christopher Corcoran" w:date="2020-08-09T17:07:00Z">
        <w:r w:rsidR="008E24D9">
          <w:t>most discussed questions in the swing literature</w:t>
        </w:r>
      </w:ins>
      <w:del w:id="258" w:author="Christopher Corcoran" w:date="2020-08-09T17:07:00Z">
        <w:r w:rsidR="00B23804" w:rsidRPr="00B13F95" w:rsidDel="008E24D9">
          <w:delText xml:space="preserve"> literature</w:delText>
        </w:r>
        <w:r w:rsidR="00F718FA" w:rsidDel="008E24D9">
          <w:delText xml:space="preserve"> by</w:delText>
        </w:r>
        <w:r w:rsidR="00B23804" w:rsidRPr="00B13F95" w:rsidDel="008E24D9">
          <w:delText xml:space="preserve"> doing a corpus analysis using the WJD and </w:delText>
        </w:r>
        <w:r w:rsidR="00576DD8" w:rsidDel="008E24D9">
          <w:delText xml:space="preserve">the </w:delText>
        </w:r>
        <w:r w:rsidR="00B23804" w:rsidRPr="00B13F95" w:rsidDel="008E24D9">
          <w:delText>associated extraction tools. The questions we investigated were the following</w:delText>
        </w:r>
      </w:del>
      <w:r w:rsidR="00B23804" w:rsidRPr="00B13F95">
        <w:t>:</w:t>
      </w:r>
    </w:p>
    <w:p w14:paraId="60982697" w14:textId="12210CE8" w:rsidR="009308D1" w:rsidRPr="00B13F95" w:rsidRDefault="0F425204" w:rsidP="00C048E8">
      <w:pPr>
        <w:pStyle w:val="Listenabsatz"/>
        <w:numPr>
          <w:ilvl w:val="0"/>
          <w:numId w:val="8"/>
        </w:numPr>
        <w:spacing w:after="120" w:line="276" w:lineRule="auto"/>
        <w:jc w:val="both"/>
      </w:pPr>
      <w:r>
        <w:t xml:space="preserve">Do soloists distribute their eighth notes as triplets? </w:t>
      </w:r>
    </w:p>
    <w:p w14:paraId="480D555B" w14:textId="77777777" w:rsidR="009308D1" w:rsidRPr="00B13F95" w:rsidRDefault="0F425204" w:rsidP="00C048E8">
      <w:pPr>
        <w:pStyle w:val="Listenabsatz"/>
        <w:numPr>
          <w:ilvl w:val="0"/>
          <w:numId w:val="8"/>
        </w:numPr>
        <w:spacing w:after="120" w:line="276" w:lineRule="auto"/>
        <w:jc w:val="both"/>
      </w:pPr>
      <w:r>
        <w:t>Do jazz soloists decrease their eighth-note ratios with tempo?</w:t>
      </w:r>
    </w:p>
    <w:p w14:paraId="3A37F228" w14:textId="7E5DE2B3" w:rsidR="009308D1" w:rsidRPr="00B13F95" w:rsidRDefault="0F425204" w:rsidP="00C048E8">
      <w:pPr>
        <w:pStyle w:val="Listenabsatz"/>
        <w:numPr>
          <w:ilvl w:val="0"/>
          <w:numId w:val="8"/>
        </w:numPr>
        <w:spacing w:after="120" w:line="276" w:lineRule="auto"/>
        <w:jc w:val="both"/>
      </w:pPr>
      <w:r>
        <w:t xml:space="preserve">Does </w:t>
      </w:r>
      <w:r w:rsidR="00125935">
        <w:t xml:space="preserve">jazz style influence </w:t>
      </w:r>
      <w:r w:rsidR="00576DD8">
        <w:t xml:space="preserve">a </w:t>
      </w:r>
      <w:r w:rsidR="00125935">
        <w:t>soloists’ beat-upbeat ratios</w:t>
      </w:r>
      <w:r>
        <w:t>?</w:t>
      </w:r>
    </w:p>
    <w:p w14:paraId="33DDD744" w14:textId="7514891E" w:rsidR="009308D1" w:rsidRPr="00082E06" w:rsidRDefault="00576DD8" w:rsidP="00082E06">
      <w:pPr>
        <w:spacing w:after="120" w:line="276" w:lineRule="auto"/>
        <w:jc w:val="both"/>
      </w:pPr>
      <w:r>
        <w:t>By t</w:t>
      </w:r>
      <w:r w:rsidR="004D5B04" w:rsidRPr="00082E06">
        <w:t xml:space="preserve">aking into account </w:t>
      </w:r>
      <w:r w:rsidR="00F718FA" w:rsidRPr="00082E06">
        <w:t xml:space="preserve">a </w:t>
      </w:r>
      <w:r w:rsidR="00FA0299" w:rsidRPr="00082E06">
        <w:t>large</w:t>
      </w:r>
      <w:r w:rsidR="00F718FA" w:rsidRPr="00082E06">
        <w:t xml:space="preserve"> number of recordings from across </w:t>
      </w:r>
      <w:r w:rsidR="00FA0299" w:rsidRPr="00082E06">
        <w:t>an extensive time</w:t>
      </w:r>
      <w:r w:rsidR="00F718FA" w:rsidRPr="00082E06">
        <w:t xml:space="preserve"> period and performed by </w:t>
      </w:r>
      <w:r w:rsidR="004D5B04" w:rsidRPr="00082E06">
        <w:t>a variety</w:t>
      </w:r>
      <w:r w:rsidR="00F718FA" w:rsidRPr="00082E06">
        <w:t xml:space="preserve"> </w:t>
      </w:r>
      <w:r>
        <w:t xml:space="preserve">of </w:t>
      </w:r>
      <w:r w:rsidR="00F718FA" w:rsidRPr="00082E06">
        <w:t xml:space="preserve">musicians, </w:t>
      </w:r>
      <w:r w:rsidR="00A14B94" w:rsidRPr="00082E06">
        <w:t>our</w:t>
      </w:r>
      <w:r w:rsidR="00F718FA" w:rsidRPr="00082E06">
        <w:t xml:space="preserve"> analysis </w:t>
      </w:r>
      <w:r w:rsidR="004D5B04" w:rsidRPr="00082E06">
        <w:t>provides</w:t>
      </w:r>
      <w:r w:rsidR="00F718FA" w:rsidRPr="00082E06">
        <w:t xml:space="preserve"> a more comprehensive investigation than what the literature offers to date. </w:t>
      </w:r>
      <w:ins w:id="259" w:author="Christopher Corcoran" w:date="2020-08-09T17:08:00Z">
        <w:r w:rsidR="008E24D9">
          <w:t>The r</w:t>
        </w:r>
      </w:ins>
      <w:del w:id="260" w:author="Christopher Corcoran" w:date="2020-08-09T17:08:00Z">
        <w:r w:rsidR="00F718FA" w:rsidRPr="00082E06" w:rsidDel="008E24D9">
          <w:delText>R</w:delText>
        </w:r>
      </w:del>
      <w:r w:rsidR="00F718FA" w:rsidRPr="00082E06">
        <w:t xml:space="preserve">esults </w:t>
      </w:r>
      <w:del w:id="261" w:author="Christopher Corcoran" w:date="2020-08-09T17:08:00Z">
        <w:r w:rsidR="00F718FA" w:rsidRPr="00082E06" w:rsidDel="008E24D9">
          <w:delText xml:space="preserve">consequently </w:delText>
        </w:r>
      </w:del>
      <w:r w:rsidR="00F718FA" w:rsidRPr="00082E06">
        <w:t>contribute with insights relevant to music practice and education</w:t>
      </w:r>
      <w:r w:rsidR="00C409D9" w:rsidRPr="00082E06">
        <w:t xml:space="preserve"> in jazz</w:t>
      </w:r>
      <w:r w:rsidR="00F718FA" w:rsidRPr="00082E06">
        <w:t xml:space="preserve">, historical </w:t>
      </w:r>
      <w:r w:rsidR="00C409D9" w:rsidRPr="00082E06">
        <w:t xml:space="preserve">musicological </w:t>
      </w:r>
      <w:r w:rsidR="00F718FA" w:rsidRPr="00082E06">
        <w:t>research</w:t>
      </w:r>
      <w:r w:rsidR="00C409D9" w:rsidRPr="00082E06">
        <w:t>,</w:t>
      </w:r>
      <w:r w:rsidR="006A5B14" w:rsidRPr="00082E06">
        <w:t xml:space="preserve"> </w:t>
      </w:r>
      <w:r w:rsidR="00F718FA" w:rsidRPr="00082E06">
        <w:t xml:space="preserve">and music cognition.  </w:t>
      </w:r>
    </w:p>
    <w:p w14:paraId="6EE08E46" w14:textId="77777777" w:rsidR="00F718FA" w:rsidRPr="00B13F95" w:rsidRDefault="00F718FA" w:rsidP="00401256">
      <w:pPr>
        <w:jc w:val="both"/>
        <w:rPr>
          <w:rFonts w:cs="Times New Roman"/>
        </w:rPr>
      </w:pPr>
    </w:p>
    <w:p w14:paraId="3C547DFD" w14:textId="0DB2C0EF" w:rsidR="001859EB" w:rsidRPr="00B61065" w:rsidRDefault="00A26E6D" w:rsidP="0019404B">
      <w:pPr>
        <w:pStyle w:val="berschrift2"/>
        <w:rPr>
          <w:lang w:val="de-DE"/>
          <w:rPrChange w:id="262" w:author="Klaus Frieler" w:date="2020-08-18T18:06:00Z">
            <w:rPr/>
          </w:rPrChange>
        </w:rPr>
      </w:pPr>
      <w:r w:rsidRPr="00B61065">
        <w:rPr>
          <w:lang w:val="de-DE"/>
          <w:rPrChange w:id="263" w:author="Klaus Frieler" w:date="2020-08-18T18:06:00Z">
            <w:rPr/>
          </w:rPrChange>
        </w:rPr>
        <w:t xml:space="preserve">2. </w:t>
      </w:r>
      <w:r w:rsidR="001859EB" w:rsidRPr="00B61065">
        <w:rPr>
          <w:lang w:val="de-DE"/>
          <w:rPrChange w:id="264" w:author="Klaus Frieler" w:date="2020-08-18T18:06:00Z">
            <w:rPr/>
          </w:rPrChange>
        </w:rPr>
        <w:t>Method</w:t>
      </w:r>
    </w:p>
    <w:p w14:paraId="10722542" w14:textId="1DA05503" w:rsidR="001859EB" w:rsidRPr="00B61065" w:rsidRDefault="00A26E6D" w:rsidP="00AA2906">
      <w:pPr>
        <w:pStyle w:val="berschrift3"/>
        <w:rPr>
          <w:lang w:val="de-DE"/>
          <w:rPrChange w:id="265" w:author="Klaus Frieler" w:date="2020-08-18T18:06:00Z">
            <w:rPr/>
          </w:rPrChange>
        </w:rPr>
      </w:pPr>
      <w:r w:rsidRPr="00B61065">
        <w:rPr>
          <w:lang w:val="de-DE"/>
          <w:rPrChange w:id="266" w:author="Klaus Frieler" w:date="2020-08-18T18:06:00Z">
            <w:rPr/>
          </w:rPrChange>
        </w:rPr>
        <w:t xml:space="preserve">2.1 </w:t>
      </w:r>
      <w:r w:rsidR="001859EB" w:rsidRPr="00B61065">
        <w:rPr>
          <w:lang w:val="de-DE"/>
          <w:rPrChange w:id="267" w:author="Klaus Frieler" w:date="2020-08-18T18:06:00Z">
            <w:rPr/>
          </w:rPrChange>
        </w:rPr>
        <w:t>Data</w:t>
      </w:r>
    </w:p>
    <w:p w14:paraId="060C205C" w14:textId="5449C9B1" w:rsidR="001859EB" w:rsidRPr="00B13F95" w:rsidRDefault="007D4169" w:rsidP="001859EB">
      <w:pPr>
        <w:spacing w:after="120" w:line="276" w:lineRule="auto"/>
        <w:jc w:val="both"/>
      </w:pPr>
      <w:ins w:id="268" w:author="Christopher Corcoran" w:date="2020-08-09T17:10:00Z">
        <w:r w:rsidRPr="00B61065">
          <w:rPr>
            <w:lang w:val="de-DE"/>
            <w:rPrChange w:id="269" w:author="Klaus Frieler" w:date="2020-08-18T18:06:00Z">
              <w:rPr/>
            </w:rPrChange>
          </w:rPr>
          <w:t xml:space="preserve">Pfleiderer et al. </w:t>
        </w:r>
        <w:r>
          <w:t xml:space="preserve">(2017) describe the </w:t>
        </w:r>
      </w:ins>
      <w:del w:id="270" w:author="Christopher Corcoran" w:date="2020-08-09T17:10:00Z">
        <w:r w:rsidR="006802BB" w:rsidDel="007D4169">
          <w:delText xml:space="preserve">The </w:delText>
        </w:r>
      </w:del>
      <w:r w:rsidR="006802BB">
        <w:t>Weimar Jazz Database</w:t>
      </w:r>
      <w:r w:rsidR="001859EB" w:rsidRPr="00B13F95">
        <w:t xml:space="preserve"> </w:t>
      </w:r>
      <w:ins w:id="271" w:author="Christopher Corcoran" w:date="2020-08-09T17:11:00Z">
        <w:r w:rsidR="00320033">
          <w:t>in detail:</w:t>
        </w:r>
        <w:r>
          <w:t xml:space="preserve"> It </w:t>
        </w:r>
      </w:ins>
      <w:r w:rsidR="001859EB" w:rsidRPr="00B13F95">
        <w:t xml:space="preserve">is a freely available high-quality database of </w:t>
      </w:r>
      <w:r w:rsidR="00B13F95" w:rsidRPr="00B13F95">
        <w:t xml:space="preserve">monophonic </w:t>
      </w:r>
      <w:r w:rsidR="001859EB" w:rsidRPr="00B13F95">
        <w:t>jazz solos</w:t>
      </w:r>
      <w:r w:rsidR="00B13F95">
        <w:t xml:space="preserve">. </w:t>
      </w:r>
      <w:r w:rsidR="001859EB" w:rsidRPr="00B13F95">
        <w:t xml:space="preserve">It contains 456 solos by 78 different performers, </w:t>
      </w:r>
      <w:r w:rsidR="00F93C38" w:rsidRPr="00B13F95">
        <w:t>recorded between</w:t>
      </w:r>
      <w:r w:rsidR="001859EB" w:rsidRPr="00B13F95">
        <w:t xml:space="preserve"> 1925 </w:t>
      </w:r>
      <w:r w:rsidR="00F93C38" w:rsidRPr="00B13F95">
        <w:t>and</w:t>
      </w:r>
      <w:r w:rsidR="001859EB" w:rsidRPr="00B13F95">
        <w:t xml:space="preserve"> 2009, </w:t>
      </w:r>
      <w:r w:rsidR="006339E7" w:rsidRPr="00B13F95">
        <w:t>with a focus</w:t>
      </w:r>
      <w:r w:rsidR="001859EB" w:rsidRPr="00B13F95">
        <w:t xml:space="preserve"> on the US-American jazz canon</w:t>
      </w:r>
      <w:r w:rsidR="001859EB" w:rsidRPr="00B13F95">
        <w:rPr>
          <w:rStyle w:val="Funotenzeichen"/>
        </w:rPr>
        <w:footnoteReference w:id="1"/>
      </w:r>
      <w:r w:rsidR="001859EB" w:rsidRPr="00B13F95">
        <w:t xml:space="preserve">. </w:t>
      </w:r>
      <w:r w:rsidR="00E24CCE" w:rsidRPr="00B13F95">
        <w:t xml:space="preserve">The WJD provides a wide range of metadata for each recording, for example recording year, style, average tempo, </w:t>
      </w:r>
      <w:r w:rsidR="00E24CCE">
        <w:t>or</w:t>
      </w:r>
      <w:r w:rsidR="003973D6">
        <w:t xml:space="preserve"> rhythm</w:t>
      </w:r>
      <w:r w:rsidR="00E24CCE" w:rsidRPr="00B13F95">
        <w:t xml:space="preserve"> feel.</w:t>
      </w:r>
      <w:r w:rsidR="00E24CCE">
        <w:t xml:space="preserve"> </w:t>
      </w:r>
      <w:r w:rsidR="00B13F95">
        <w:t xml:space="preserve">All solos were </w:t>
      </w:r>
      <w:r w:rsidR="00B13F95" w:rsidRPr="00B13F95">
        <w:t>manually transcribed and annotated</w:t>
      </w:r>
      <w:r w:rsidR="00C97CB6">
        <w:t xml:space="preserve"> using </w:t>
      </w:r>
      <w:r w:rsidR="00A52A7D" w:rsidRPr="00B13F95">
        <w:t>Sonic Visualiser and the mel-peak spectrogram visualisation</w:t>
      </w:r>
      <w:r w:rsidR="00A52A7D">
        <w:t>, allowing</w:t>
      </w:r>
      <w:r w:rsidR="00A52A7D" w:rsidRPr="00B13F95">
        <w:t xml:space="preserve"> the transcriber</w:t>
      </w:r>
      <w:r w:rsidR="00A52A7D">
        <w:t>s</w:t>
      </w:r>
      <w:r w:rsidR="00A52A7D" w:rsidRPr="00B13F95">
        <w:t xml:space="preserve"> to </w:t>
      </w:r>
      <w:r w:rsidR="0078051B">
        <w:t xml:space="preserve">visually inspect and </w:t>
      </w:r>
      <w:r w:rsidR="00A52A7D" w:rsidRPr="00B13F95">
        <w:t xml:space="preserve">slow down the audio as much as </w:t>
      </w:r>
      <w:r w:rsidR="00A52A7D">
        <w:t xml:space="preserve">needed. </w:t>
      </w:r>
      <w:r w:rsidR="00076BB1">
        <w:t>A</w:t>
      </w:r>
      <w:r w:rsidR="00076BB1" w:rsidRPr="00B13F95">
        <w:t>ll onsets were cross</w:t>
      </w:r>
      <w:ins w:id="272" w:author="Klaus Frieler" w:date="2020-07-16T18:52:00Z">
        <w:r w:rsidR="00576DD8">
          <w:t>-</w:t>
        </w:r>
      </w:ins>
      <w:r w:rsidR="00076BB1" w:rsidRPr="00B13F95">
        <w:t>checked by a second or sometimes a third expert.</w:t>
      </w:r>
      <w:r w:rsidR="00076BB1">
        <w:t xml:space="preserve"> </w:t>
      </w:r>
      <w:r w:rsidR="00A52A7D">
        <w:t>As a result</w:t>
      </w:r>
      <w:r w:rsidR="00B13F95">
        <w:t>, all</w:t>
      </w:r>
      <w:r w:rsidR="001859EB" w:rsidRPr="00B13F95">
        <w:t xml:space="preserve"> </w:t>
      </w:r>
      <w:r w:rsidR="00F93C38" w:rsidRPr="00B13F95">
        <w:t>note</w:t>
      </w:r>
      <w:r w:rsidR="001859EB" w:rsidRPr="00B13F95">
        <w:t xml:space="preserve"> events</w:t>
      </w:r>
      <w:r w:rsidR="00B13F95">
        <w:t xml:space="preserve"> </w:t>
      </w:r>
      <w:r w:rsidR="00AD1F78">
        <w:t xml:space="preserve">and all beats </w:t>
      </w:r>
      <w:r w:rsidR="00B13F95">
        <w:t>are</w:t>
      </w:r>
      <w:r w:rsidR="001859EB" w:rsidRPr="00B13F95">
        <w:t xml:space="preserve"> </w:t>
      </w:r>
      <w:r w:rsidR="006339E7" w:rsidRPr="00B13F95">
        <w:t>marked</w:t>
      </w:r>
      <w:r w:rsidR="001859EB" w:rsidRPr="00B13F95">
        <w:t xml:space="preserve"> with precise onsets and offsets</w:t>
      </w:r>
      <w:r w:rsidR="00F93C38" w:rsidRPr="00B13F95">
        <w:t>, making</w:t>
      </w:r>
      <w:r w:rsidR="001859EB" w:rsidRPr="00B13F95">
        <w:t xml:space="preserve"> </w:t>
      </w:r>
      <w:r w:rsidR="00F93C38" w:rsidRPr="00B13F95">
        <w:t>micro-timing studies</w:t>
      </w:r>
      <w:r w:rsidR="009065E7">
        <w:t xml:space="preserve"> possible</w:t>
      </w:r>
      <w:del w:id="273" w:author="Christopher Corcoran" w:date="2020-08-09T17:11:00Z">
        <w:r w:rsidR="00E24CCE" w:rsidRPr="00B13F95" w:rsidDel="005E7D98">
          <w:delText>.</w:delText>
        </w:r>
        <w:r w:rsidR="006802BB" w:rsidDel="005E7D98">
          <w:delText xml:space="preserve"> S</w:delText>
        </w:r>
        <w:r w:rsidR="006802BB" w:rsidRPr="00B13F95" w:rsidDel="005E7D98">
          <w:delText xml:space="preserve">ee Pfleiderer et al., 2017, for </w:delText>
        </w:r>
      </w:del>
      <w:del w:id="274" w:author="Christopher Corcoran" w:date="2020-08-09T17:09:00Z">
        <w:r w:rsidR="006802BB" w:rsidRPr="00B13F95" w:rsidDel="007D4169">
          <w:delText xml:space="preserve">a full </w:delText>
        </w:r>
        <w:r w:rsidR="006802BB" w:rsidDel="007D4169">
          <w:delText>description of</w:delText>
        </w:r>
      </w:del>
      <w:del w:id="275" w:author="Christopher Corcoran" w:date="2020-08-09T17:11:00Z">
        <w:r w:rsidR="006802BB" w:rsidDel="005E7D98">
          <w:delText xml:space="preserve"> the database, its features, and how it was compiled</w:delText>
        </w:r>
      </w:del>
      <w:r w:rsidR="006802BB">
        <w:t xml:space="preserve">. </w:t>
      </w:r>
    </w:p>
    <w:p w14:paraId="40FF87C8" w14:textId="42450708" w:rsidR="00AA2906" w:rsidRDefault="001930F5" w:rsidP="001859EB">
      <w:pPr>
        <w:spacing w:after="120" w:line="276" w:lineRule="auto"/>
        <w:jc w:val="both"/>
      </w:pPr>
      <w:r>
        <w:t xml:space="preserve">The </w:t>
      </w:r>
      <w:ins w:id="276" w:author="Christopher Corcoran" w:date="2020-08-09T17:13:00Z">
        <w:r w:rsidR="00320033">
          <w:t xml:space="preserve">WJD features </w:t>
        </w:r>
      </w:ins>
      <w:ins w:id="277" w:author="Christopher Corcoran" w:date="2020-08-09T17:26:00Z">
        <w:r w:rsidR="000466F6">
          <w:t xml:space="preserve">several data extraction tools via </w:t>
        </w:r>
      </w:ins>
      <w:ins w:id="278" w:author="Christopher Corcoran" w:date="2020-08-09T17:24:00Z">
        <w:r w:rsidR="00A40DDE">
          <w:t>a</w:t>
        </w:r>
      </w:ins>
      <w:ins w:id="279" w:author="Christopher Corcoran" w:date="2020-08-09T17:13:00Z">
        <w:r w:rsidR="00320033">
          <w:t xml:space="preserve"> user interface </w:t>
        </w:r>
      </w:ins>
      <w:ins w:id="280" w:author="Christopher Corcoran" w:date="2020-08-09T17:24:00Z">
        <w:r w:rsidR="00A40DDE">
          <w:t xml:space="preserve">called </w:t>
        </w:r>
      </w:ins>
      <w:ins w:id="281" w:author="Christopher Corcoran" w:date="2020-08-09T17:13:00Z">
        <w:r w:rsidR="000466F6">
          <w:t>MeloSpyGUI. These tools</w:t>
        </w:r>
        <w:r w:rsidR="00320033">
          <w:t xml:space="preserve"> </w:t>
        </w:r>
      </w:ins>
      <w:del w:id="282" w:author="Christopher Corcoran" w:date="2020-08-09T17:26:00Z">
        <w:r w:rsidDel="000466F6">
          <w:delText>data extraction tools</w:delText>
        </w:r>
      </w:del>
      <w:ins w:id="283" w:author="Christopher Corcoran" w:date="2020-08-09T17:25:00Z">
        <w:r w:rsidR="00A40DDE">
          <w:t xml:space="preserve">use the </w:t>
        </w:r>
      </w:ins>
      <w:ins w:id="284" w:author="Christopher Corcoran" w:date="2020-08-09T17:27:00Z">
        <w:r w:rsidR="000466F6">
          <w:t xml:space="preserve">so-called </w:t>
        </w:r>
      </w:ins>
      <w:ins w:id="285" w:author="Christopher Corcoran" w:date="2020-08-09T17:25:00Z">
        <w:r w:rsidR="00A40DDE" w:rsidRPr="00B13F95">
          <w:t>FlexQ</w:t>
        </w:r>
        <w:r w:rsidR="00A40DDE">
          <w:t xml:space="preserve"> algorithm to</w:t>
        </w:r>
      </w:ins>
      <w:r>
        <w:t xml:space="preserve"> </w:t>
      </w:r>
      <w:del w:id="286" w:author="Christopher Corcoran" w:date="2020-08-09T17:25:00Z">
        <w:r w:rsidDel="00A40DDE">
          <w:delText xml:space="preserve">that are part of the WJD </w:delText>
        </w:r>
      </w:del>
      <w:del w:id="287" w:author="Christopher Corcoran" w:date="2020-08-09T17:13:00Z">
        <w:r w:rsidDel="00320033">
          <w:delText xml:space="preserve">user interface MeloSpyGU </w:delText>
        </w:r>
      </w:del>
      <w:del w:id="288" w:author="Christopher Corcoran" w:date="2020-08-09T17:25:00Z">
        <w:r w:rsidDel="00A40DDE">
          <w:delText xml:space="preserve">compile data </w:delText>
        </w:r>
      </w:del>
      <w:ins w:id="289" w:author="Christopher Corcoran" w:date="2020-08-09T17:25:00Z">
        <w:r w:rsidR="00A40DDE">
          <w:t>analyse</w:t>
        </w:r>
      </w:ins>
      <w:ins w:id="290" w:author="Christopher Corcoran" w:date="2020-08-09T17:12:00Z">
        <w:r w:rsidR="00320033">
          <w:t xml:space="preserve"> </w:t>
        </w:r>
      </w:ins>
      <w:del w:id="291" w:author="Christopher Corcoran" w:date="2020-08-09T17:12:00Z">
        <w:r w:rsidDel="00320033">
          <w:delText xml:space="preserve">on </w:delText>
        </w:r>
      </w:del>
      <w:r>
        <w:t xml:space="preserve">the </w:t>
      </w:r>
      <w:del w:id="292" w:author="Christopher Corcoran" w:date="2020-08-09T17:12:00Z">
        <w:r w:rsidDel="00320033">
          <w:delText xml:space="preserve">database’s </w:delText>
        </w:r>
      </w:del>
      <w:ins w:id="293" w:author="Christopher Corcoran" w:date="2020-08-09T17:12:00Z">
        <w:r w:rsidR="00320033">
          <w:t xml:space="preserve">WJD’s </w:t>
        </w:r>
      </w:ins>
      <w:del w:id="294" w:author="Christopher Corcoran" w:date="2020-08-09T17:26:00Z">
        <w:r w:rsidDel="00A40DDE">
          <w:delText>events and annotations</w:delText>
        </w:r>
        <w:r w:rsidR="00E24CCE" w:rsidDel="00A40DDE">
          <w:delText xml:space="preserve"> by applying</w:delText>
        </w:r>
        <w:r w:rsidR="00E24CCE" w:rsidRPr="00B13F95" w:rsidDel="00A40DDE">
          <w:delText xml:space="preserve"> </w:delText>
        </w:r>
      </w:del>
      <w:del w:id="295" w:author="Christopher Corcoran" w:date="2020-08-09T17:25:00Z">
        <w:r w:rsidR="00E24CCE" w:rsidDel="00A40DDE">
          <w:delText xml:space="preserve">the </w:delText>
        </w:r>
        <w:r w:rsidR="00E24CCE" w:rsidRPr="00B13F95" w:rsidDel="00A40DDE">
          <w:delText>FlexQ</w:delText>
        </w:r>
        <w:r w:rsidR="00AE61DA" w:rsidDel="00A40DDE">
          <w:delText xml:space="preserve"> algorithm</w:delText>
        </w:r>
        <w:r w:rsidR="00E24CCE" w:rsidDel="00A40DDE">
          <w:delText xml:space="preserve"> </w:delText>
        </w:r>
      </w:del>
      <w:del w:id="296" w:author="Christopher Corcoran" w:date="2020-08-09T17:26:00Z">
        <w:r w:rsidR="00E24CCE" w:rsidDel="00A40DDE">
          <w:delText xml:space="preserve">to </w:delText>
        </w:r>
        <w:r w:rsidR="00AA2906" w:rsidRPr="00B13F95" w:rsidDel="00A40DDE">
          <w:delText xml:space="preserve">the </w:delText>
        </w:r>
      </w:del>
      <w:r w:rsidR="00E24CCE">
        <w:t>annotated beats and note onsets</w:t>
      </w:r>
      <w:r w:rsidR="00AE61DA">
        <w:t xml:space="preserve"> </w:t>
      </w:r>
      <w:r w:rsidR="00AE61DA" w:rsidRPr="00B13F95">
        <w:t>(Frieler, 2017)</w:t>
      </w:r>
      <w:r w:rsidR="00E24CCE">
        <w:t>. The FlexQ algorithm</w:t>
      </w:r>
      <w:r w:rsidR="00AA2906" w:rsidRPr="00B13F95">
        <w:t xml:space="preserve"> tries to determine an optimal division of </w:t>
      </w:r>
      <w:r w:rsidR="00E24CCE">
        <w:t>a</w:t>
      </w:r>
      <w:r w:rsidR="00AA2906" w:rsidRPr="00B13F95">
        <w:t xml:space="preserve"> beat for all events found within </w:t>
      </w:r>
      <w:r w:rsidR="00E24CCE">
        <w:t>a</w:t>
      </w:r>
      <w:r w:rsidR="00AA2906" w:rsidRPr="00B13F95">
        <w:t xml:space="preserve"> beat interval (i.e.</w:t>
      </w:r>
      <w:del w:id="297" w:author="Christopher Corcoran" w:date="2020-08-09T17:27:00Z">
        <w:r w:rsidR="00AA2906" w:rsidRPr="00B13F95" w:rsidDel="000466F6">
          <w:delText>,</w:delText>
        </w:r>
      </w:del>
      <w:r w:rsidR="00AA2906" w:rsidRPr="00B13F95">
        <w:t xml:space="preserve"> the time span between two annotated beats). It does so based on a loss function that tries to minimize the number of </w:t>
      </w:r>
      <w:r w:rsidR="00B31483">
        <w:t xml:space="preserve">sub-beat </w:t>
      </w:r>
      <w:r w:rsidR="00AA2906" w:rsidRPr="00B13F95">
        <w:t xml:space="preserve">divisions necessary to gain a maximally even and simple distribution of tone events within </w:t>
      </w:r>
      <w:del w:id="298" w:author="Christopher Corcoran" w:date="2020-08-09T17:27:00Z">
        <w:r w:rsidR="00AA2906" w:rsidRPr="00B13F95" w:rsidDel="000466F6">
          <w:delText xml:space="preserve">this </w:delText>
        </w:r>
      </w:del>
      <w:ins w:id="299" w:author="Christopher Corcoran" w:date="2020-08-09T17:27:00Z">
        <w:r w:rsidR="000466F6">
          <w:t>a</w:t>
        </w:r>
        <w:r w:rsidR="000466F6" w:rsidRPr="00B13F95">
          <w:t xml:space="preserve"> </w:t>
        </w:r>
      </w:ins>
      <w:r w:rsidR="00AA2906" w:rsidRPr="00B13F95">
        <w:t xml:space="preserve">beat interval. </w:t>
      </w:r>
      <w:r w:rsidR="00E24CCE">
        <w:t xml:space="preserve">The </w:t>
      </w:r>
      <w:r w:rsidR="00E24CCE">
        <w:lastRenderedPageBreak/>
        <w:t>algorithm</w:t>
      </w:r>
      <w:r w:rsidR="00AA2906" w:rsidRPr="00B13F95">
        <w:t xml:space="preserve"> takes into account a small forward tolerance window of 30 ms in order to determine which events belong to which beat interval. </w:t>
      </w:r>
      <w:ins w:id="300" w:author="Christopher Corcoran" w:date="2020-08-09T17:28:00Z">
        <w:r w:rsidR="000466F6">
          <w:t>We used the MeloSpyGUI’s tools (details below) to extract</w:t>
        </w:r>
      </w:ins>
      <w:ins w:id="301" w:author="Christopher Corcoran" w:date="2020-08-08T19:23:00Z">
        <w:r w:rsidR="00485061">
          <w:t xml:space="preserve"> data </w:t>
        </w:r>
      </w:ins>
      <w:ins w:id="302" w:author="Christopher Corcoran" w:date="2020-08-09T17:28:00Z">
        <w:r w:rsidR="000466F6">
          <w:t xml:space="preserve">and </w:t>
        </w:r>
      </w:ins>
      <w:ins w:id="303" w:author="Christopher Corcoran" w:date="2020-08-08T19:23:00Z">
        <w:r w:rsidR="00485061">
          <w:t xml:space="preserve">analysed </w:t>
        </w:r>
      </w:ins>
      <w:ins w:id="304" w:author="Christopher Corcoran" w:date="2020-08-09T17:28:00Z">
        <w:r w:rsidR="000466F6">
          <w:t xml:space="preserve">it </w:t>
        </w:r>
      </w:ins>
      <w:ins w:id="305" w:author="Christopher Corcoran" w:date="2020-08-08T19:23:00Z">
        <w:r w:rsidR="00485061">
          <w:t xml:space="preserve">using </w:t>
        </w:r>
        <w:commentRangeStart w:id="306"/>
        <w:r w:rsidR="00485061">
          <w:t>custom scripts</w:t>
        </w:r>
      </w:ins>
      <w:commentRangeEnd w:id="306"/>
      <w:ins w:id="307" w:author="Christopher Corcoran" w:date="2020-08-08T19:24:00Z">
        <w:r w:rsidR="00485061">
          <w:rPr>
            <w:rStyle w:val="Kommentarzeichen"/>
          </w:rPr>
          <w:commentReference w:id="306"/>
        </w:r>
      </w:ins>
      <w:ins w:id="308" w:author="Christopher Corcoran" w:date="2020-08-09T18:17:00Z">
        <w:r w:rsidR="00AF7FC2">
          <w:t xml:space="preserve"> for </w:t>
        </w:r>
      </w:ins>
      <w:ins w:id="309" w:author="Christopher Corcoran" w:date="2020-08-09T18:18:00Z">
        <w:r w:rsidR="00AF7FC2">
          <w:t xml:space="preserve">the statistics programme </w:t>
        </w:r>
      </w:ins>
      <w:ins w:id="310" w:author="Christopher Corcoran" w:date="2020-08-09T18:17:00Z">
        <w:r w:rsidR="00AF7FC2">
          <w:t>R v3.6.2</w:t>
        </w:r>
      </w:ins>
      <w:ins w:id="311" w:author="Christopher Corcoran" w:date="2020-08-08T19:23:00Z">
        <w:r w:rsidR="00485061">
          <w:t>.</w:t>
        </w:r>
        <w:commentRangeStart w:id="312"/>
        <w:commentRangeStart w:id="313"/>
        <w:commentRangeStart w:id="314"/>
        <w:r w:rsidR="00485061">
          <w:rPr>
            <w:rStyle w:val="Funotenzeichen"/>
          </w:rPr>
          <w:footnoteReference w:id="2"/>
        </w:r>
        <w:r w:rsidR="00485061">
          <w:t xml:space="preserve"> </w:t>
        </w:r>
      </w:ins>
      <w:commentRangeEnd w:id="312"/>
      <w:ins w:id="318" w:author="Christopher Corcoran" w:date="2020-08-08T19:24:00Z">
        <w:r w:rsidR="00485061">
          <w:rPr>
            <w:rStyle w:val="Kommentarzeichen"/>
          </w:rPr>
          <w:commentReference w:id="312"/>
        </w:r>
      </w:ins>
      <w:commentRangeEnd w:id="313"/>
      <w:r w:rsidR="009629C3">
        <w:rPr>
          <w:rStyle w:val="Kommentarzeichen"/>
        </w:rPr>
        <w:commentReference w:id="313"/>
      </w:r>
      <w:commentRangeEnd w:id="314"/>
      <w:r w:rsidR="00B61065">
        <w:rPr>
          <w:rStyle w:val="Kommentarzeichen"/>
        </w:rPr>
        <w:commentReference w:id="314"/>
      </w:r>
    </w:p>
    <w:p w14:paraId="7C5EE4A9" w14:textId="77777777" w:rsidR="000D2123" w:rsidRPr="00B13F95" w:rsidRDefault="000D2123" w:rsidP="001859EB">
      <w:pPr>
        <w:spacing w:after="120" w:line="276" w:lineRule="auto"/>
        <w:jc w:val="both"/>
      </w:pPr>
    </w:p>
    <w:p w14:paraId="1A42128F" w14:textId="2AEA12CE" w:rsidR="001859EB" w:rsidRPr="00B13F95" w:rsidRDefault="00A26E6D" w:rsidP="00AA2906">
      <w:pPr>
        <w:pStyle w:val="berschrift3"/>
      </w:pPr>
      <w:r>
        <w:t xml:space="preserve">2.2 </w:t>
      </w:r>
      <w:r w:rsidR="001859EB" w:rsidRPr="00B13F95">
        <w:t>Procedure</w:t>
      </w:r>
    </w:p>
    <w:p w14:paraId="70E043F2" w14:textId="77777777" w:rsidR="00A26E6D" w:rsidRDefault="00A26E6D" w:rsidP="001859EB">
      <w:pPr>
        <w:spacing w:after="120" w:line="276" w:lineRule="auto"/>
        <w:jc w:val="both"/>
        <w:rPr>
          <w:b/>
        </w:rPr>
      </w:pPr>
    </w:p>
    <w:p w14:paraId="04E72203" w14:textId="32107E3E" w:rsidR="007953C5" w:rsidRPr="007953C5" w:rsidRDefault="007953C5" w:rsidP="001859EB">
      <w:pPr>
        <w:spacing w:after="120" w:line="276" w:lineRule="auto"/>
        <w:jc w:val="both"/>
        <w:rPr>
          <w:b/>
        </w:rPr>
      </w:pPr>
      <w:r>
        <w:rPr>
          <w:b/>
        </w:rPr>
        <w:t>Event selection</w:t>
      </w:r>
    </w:p>
    <w:p w14:paraId="254C233A" w14:textId="78F72A28" w:rsidR="00E24CCE" w:rsidRDefault="001859EB" w:rsidP="001859EB">
      <w:pPr>
        <w:spacing w:after="120" w:line="276" w:lineRule="auto"/>
        <w:jc w:val="both"/>
      </w:pPr>
      <w:r w:rsidRPr="00B13F95">
        <w:t>Measuring</w:t>
      </w:r>
      <w:r w:rsidR="008C586F">
        <w:t xml:space="preserve"> and statistically evaluating</w:t>
      </w:r>
      <w:r w:rsidRPr="00B13F95">
        <w:t xml:space="preserve"> </w:t>
      </w:r>
      <w:r w:rsidR="00816E67" w:rsidRPr="00B13F95">
        <w:t xml:space="preserve">BURs </w:t>
      </w:r>
      <w:r w:rsidRPr="00B13F95">
        <w:t xml:space="preserve">is </w:t>
      </w:r>
      <w:r w:rsidR="00816E67" w:rsidRPr="00B13F95">
        <w:t>a complex undertaking</w:t>
      </w:r>
      <w:del w:id="319" w:author="Christopher Corcoran" w:date="2020-08-09T17:30:00Z">
        <w:r w:rsidR="003676D0" w:rsidDel="00867DA2">
          <w:delText xml:space="preserve"> for several reasons</w:delText>
        </w:r>
      </w:del>
      <w:ins w:id="320" w:author="Christopher Corcoran" w:date="2020-08-09T17:30:00Z">
        <w:r w:rsidR="00867DA2">
          <w:t xml:space="preserve">, since </w:t>
        </w:r>
      </w:ins>
      <w:ins w:id="321" w:author="Christopher Corcoran" w:date="2020-08-09T17:31:00Z">
        <w:r w:rsidR="00867DA2">
          <w:t>it depends on</w:t>
        </w:r>
      </w:ins>
      <w:del w:id="322" w:author="Christopher Corcoran" w:date="2020-08-09T17:30:00Z">
        <w:r w:rsidR="003676D0" w:rsidDel="00867DA2">
          <w:delText>.</w:delText>
        </w:r>
      </w:del>
      <w:del w:id="323" w:author="Christopher Corcoran" w:date="2020-08-09T17:31:00Z">
        <w:r w:rsidR="003676D0" w:rsidDel="00867DA2">
          <w:delText xml:space="preserve"> </w:delText>
        </w:r>
        <w:r w:rsidR="00BB0B60" w:rsidDel="00867DA2">
          <w:delText>It</w:delText>
        </w:r>
        <w:r w:rsidRPr="00B13F95" w:rsidDel="00867DA2">
          <w:delText xml:space="preserve"> </w:delText>
        </w:r>
        <w:r w:rsidR="009A2A0C" w:rsidDel="00867DA2">
          <w:delText>relies on</w:delText>
        </w:r>
        <w:r w:rsidR="00816E67" w:rsidRPr="00B13F95" w:rsidDel="00867DA2">
          <w:delText xml:space="preserve"> </w:delText>
        </w:r>
        <w:r w:rsidR="00B327AB" w:rsidDel="00867DA2">
          <w:delText xml:space="preserve">annotators </w:delText>
        </w:r>
        <w:r w:rsidR="009A2A0C" w:rsidDel="00867DA2">
          <w:delText>having determined</w:delText>
        </w:r>
      </w:del>
      <w:r w:rsidR="009A2A0C">
        <w:t xml:space="preserve"> precise</w:t>
      </w:r>
      <w:r w:rsidRPr="00B13F95">
        <w:t xml:space="preserve"> </w:t>
      </w:r>
      <w:ins w:id="324" w:author="Christopher Corcoran" w:date="2020-08-09T17:40:00Z">
        <w:r w:rsidR="007855B8">
          <w:t xml:space="preserve">identification of </w:t>
        </w:r>
      </w:ins>
      <w:r w:rsidR="00816E67" w:rsidRPr="00B13F95">
        <w:t xml:space="preserve">note event </w:t>
      </w:r>
      <w:r w:rsidRPr="00B13F95">
        <w:t>onsets</w:t>
      </w:r>
      <w:r w:rsidR="00097C45">
        <w:t xml:space="preserve"> in the source music</w:t>
      </w:r>
      <w:ins w:id="325" w:author="Christopher Corcoran" w:date="2020-08-09T17:32:00Z">
        <w:r w:rsidR="007855B8">
          <w:t>. Annotating such event</w:t>
        </w:r>
      </w:ins>
      <w:ins w:id="326" w:author="Christopher Corcoran" w:date="2020-08-09T17:44:00Z">
        <w:r w:rsidR="007855B8">
          <w:t xml:space="preserve"> onset</w:t>
        </w:r>
      </w:ins>
      <w:ins w:id="327" w:author="Christopher Corcoran" w:date="2020-08-09T17:32:00Z">
        <w:r w:rsidR="007855B8">
          <w:t>s for research</w:t>
        </w:r>
      </w:ins>
      <w:del w:id="328" w:author="Christopher Corcoran" w:date="2020-08-09T17:41:00Z">
        <w:r w:rsidR="00BB0B60" w:rsidDel="007855B8">
          <w:delText xml:space="preserve">. </w:delText>
        </w:r>
      </w:del>
      <w:del w:id="329" w:author="Christopher Corcoran" w:date="2020-08-09T17:31:00Z">
        <w:r w:rsidR="00BB0B60" w:rsidDel="00867DA2">
          <w:delText>This</w:delText>
        </w:r>
      </w:del>
      <w:r w:rsidR="008C3272" w:rsidRPr="00B13F95">
        <w:t xml:space="preserve"> is often difficult to do with </w:t>
      </w:r>
      <w:r w:rsidR="000723E4">
        <w:t>non-MIDI</w:t>
      </w:r>
      <w:r w:rsidR="008C3272" w:rsidRPr="00B13F95">
        <w:t xml:space="preserve"> performances and instruments</w:t>
      </w:r>
      <w:r w:rsidR="00BB0B60">
        <w:t xml:space="preserve">, and </w:t>
      </w:r>
      <w:r w:rsidR="000723E4">
        <w:t>particularly when dealing with historical recording</w:t>
      </w:r>
      <w:r w:rsidR="00C245E7">
        <w:t>s of varying recording quality</w:t>
      </w:r>
      <w:ins w:id="330" w:author="Christopher Corcoran" w:date="2020-08-09T17:41:00Z">
        <w:r w:rsidR="007855B8">
          <w:t xml:space="preserve">, as in </w:t>
        </w:r>
      </w:ins>
      <w:ins w:id="331" w:author="Klaus Frieler" w:date="2020-08-18T14:52:00Z">
        <w:r w:rsidR="009629C3">
          <w:t xml:space="preserve">the </w:t>
        </w:r>
      </w:ins>
      <w:ins w:id="332" w:author="Christopher Corcoran" w:date="2020-08-09T17:41:00Z">
        <w:r w:rsidR="007855B8">
          <w:t>WJD’s case</w:t>
        </w:r>
      </w:ins>
      <w:r w:rsidR="00816E67" w:rsidRPr="00B13F95">
        <w:t>.</w:t>
      </w:r>
      <w:r w:rsidRPr="00B13F95">
        <w:t xml:space="preserve"> </w:t>
      </w:r>
      <w:r w:rsidR="00BB0B60">
        <w:t>Any errors in annotating onsets can strongly influence statistical results, s</w:t>
      </w:r>
      <w:r w:rsidR="008C3272" w:rsidRPr="00B13F95">
        <w:t>inc</w:t>
      </w:r>
      <w:r w:rsidR="00BB0B60">
        <w:t>e BURs—</w:t>
      </w:r>
      <w:del w:id="333" w:author="Christopher Corcoran" w:date="2020-08-09T17:44:00Z">
        <w:r w:rsidR="00BB0B60" w:rsidDel="007855B8">
          <w:delText>as</w:delText>
        </w:r>
        <w:r w:rsidR="008C3272" w:rsidRPr="00B13F95" w:rsidDel="007855B8">
          <w:delText xml:space="preserve"> </w:delText>
        </w:r>
      </w:del>
      <w:ins w:id="334" w:author="Christopher Corcoran" w:date="2020-08-09T17:44:00Z">
        <w:r w:rsidR="007855B8">
          <w:t>being</w:t>
        </w:r>
        <w:r w:rsidR="007855B8" w:rsidRPr="00B13F95">
          <w:t xml:space="preserve"> </w:t>
        </w:r>
      </w:ins>
      <w:r w:rsidR="008C3272" w:rsidRPr="00B13F95">
        <w:t>ratios of inter-onset intervals</w:t>
      </w:r>
      <w:r w:rsidR="00BB0B60">
        <w:t xml:space="preserve"> (from hereon: IOIs)—are very</w:t>
      </w:r>
      <w:r w:rsidR="000F05F0">
        <w:t xml:space="preserve"> sensitivity</w:t>
      </w:r>
      <w:r w:rsidRPr="00B13F95">
        <w:t xml:space="preserve"> to outliers, particularly in the denominator</w:t>
      </w:r>
      <w:r w:rsidR="008C3272" w:rsidRPr="00B13F95">
        <w:t xml:space="preserve"> when expressed as a fraction</w:t>
      </w:r>
      <w:r w:rsidRPr="00B13F95">
        <w:t xml:space="preserve">. </w:t>
      </w:r>
      <w:r w:rsidR="008C3272" w:rsidRPr="00B13F95">
        <w:t xml:space="preserve">Such measurement errors introduce additional variance to </w:t>
      </w:r>
      <w:r w:rsidR="00BB0B60">
        <w:t>any</w:t>
      </w:r>
      <w:r w:rsidR="008C3272" w:rsidRPr="00B13F95">
        <w:t xml:space="preserve"> variance already </w:t>
      </w:r>
      <w:r w:rsidR="00940D70" w:rsidRPr="00B13F95">
        <w:t>naturally present due to performed music’s inherent microrhythmic variation</w:t>
      </w:r>
      <w:ins w:id="335" w:author="Christopher Corcoran" w:date="2020-08-09T17:42:00Z">
        <w:r w:rsidR="007855B8">
          <w:t xml:space="preserve">. Such variation is especially prevalent in </w:t>
        </w:r>
      </w:ins>
      <w:ins w:id="336" w:author="Christopher Corcoran" w:date="2020-08-09T17:43:00Z">
        <w:r w:rsidR="007855B8">
          <w:t xml:space="preserve">music with stylised microrhythmic variation, for example in </w:t>
        </w:r>
      </w:ins>
      <w:ins w:id="337" w:author="Christopher Corcoran" w:date="2020-08-09T17:42:00Z">
        <w:r w:rsidR="007855B8">
          <w:t xml:space="preserve">a </w:t>
        </w:r>
      </w:ins>
      <w:del w:id="338" w:author="Christopher Corcoran" w:date="2020-08-09T17:42:00Z">
        <w:r w:rsidR="00940D70" w:rsidRPr="00B13F95" w:rsidDel="007855B8">
          <w:delText xml:space="preserve">. </w:delText>
        </w:r>
      </w:del>
      <w:moveToRangeStart w:id="339" w:author="Christopher Corcoran" w:date="2020-08-09T17:42:00Z" w:name="move458614248"/>
      <w:moveTo w:id="340" w:author="Christopher Corcoran" w:date="2020-08-09T17:42:00Z">
        <w:del w:id="341" w:author="Christopher Corcoran" w:date="2020-08-09T17:43:00Z">
          <w:r w:rsidR="007855B8" w:rsidDel="007855B8">
            <w:delText xml:space="preserve">In a </w:delText>
          </w:r>
        </w:del>
        <w:r w:rsidR="007855B8">
          <w:t xml:space="preserve">jazz context, </w:t>
        </w:r>
        <w:del w:id="342" w:author="Christopher Corcoran" w:date="2020-08-09T17:43:00Z">
          <w:r w:rsidR="007855B8" w:rsidDel="007855B8">
            <w:delText>such event selection is further complicated by</w:delText>
          </w:r>
        </w:del>
      </w:moveTo>
      <w:ins w:id="343" w:author="Christopher Corcoran" w:date="2020-08-09T17:43:00Z">
        <w:r w:rsidR="007855B8">
          <w:t>where</w:t>
        </w:r>
      </w:ins>
      <w:moveTo w:id="344" w:author="Christopher Corcoran" w:date="2020-08-09T17:42:00Z">
        <w:r w:rsidR="007855B8">
          <w:t xml:space="preserve"> </w:t>
        </w:r>
        <w:del w:id="345" w:author="Christopher Corcoran" w:date="2020-08-09T17:43:00Z">
          <w:r w:rsidR="007855B8" w:rsidDel="007855B8">
            <w:delText>performers</w:delText>
          </w:r>
        </w:del>
      </w:moveTo>
      <w:ins w:id="346" w:author="Christopher Corcoran" w:date="2020-08-09T17:43:00Z">
        <w:r w:rsidR="007855B8">
          <w:t>soloists</w:t>
        </w:r>
      </w:ins>
      <w:moveTo w:id="347" w:author="Christopher Corcoran" w:date="2020-08-09T17:42:00Z">
        <w:r w:rsidR="007855B8">
          <w:t xml:space="preserve"> play</w:t>
        </w:r>
        <w:del w:id="348" w:author="Christopher Corcoran" w:date="2020-08-09T17:43:00Z">
          <w:r w:rsidR="007855B8" w:rsidDel="007855B8">
            <w:delText>ing</w:delText>
          </w:r>
        </w:del>
        <w:r w:rsidR="007855B8" w:rsidRPr="00B13F95">
          <w:t xml:space="preserve"> </w:t>
        </w:r>
        <w:r w:rsidR="007855B8">
          <w:t>“</w:t>
        </w:r>
        <w:r w:rsidR="007855B8" w:rsidRPr="00B13F95">
          <w:t>laid-back</w:t>
        </w:r>
        <w:r w:rsidR="007855B8">
          <w:t>”</w:t>
        </w:r>
        <w:r w:rsidR="007855B8" w:rsidRPr="00B13F95">
          <w:t xml:space="preserve"> </w:t>
        </w:r>
        <w:r w:rsidR="007855B8">
          <w:t>or imprecise from a metronomic point of view</w:t>
        </w:r>
        <w:r w:rsidR="007855B8" w:rsidRPr="00B13F95">
          <w:t xml:space="preserve">. </w:t>
        </w:r>
      </w:moveTo>
      <w:moveToRangeEnd w:id="339"/>
      <w:r w:rsidR="00BB0B60">
        <w:t>Consequently, when s</w:t>
      </w:r>
      <w:r w:rsidRPr="00B13F95">
        <w:t xml:space="preserve">electing </w:t>
      </w:r>
      <w:r w:rsidR="00AA2906" w:rsidRPr="00B13F95">
        <w:t xml:space="preserve">viable </w:t>
      </w:r>
      <w:ins w:id="349" w:author="Christopher Corcoran" w:date="2020-08-09T17:45:00Z">
        <w:r w:rsidR="007855B8">
          <w:t xml:space="preserve">rhythmic </w:t>
        </w:r>
      </w:ins>
      <w:r w:rsidRPr="00B13F95">
        <w:t xml:space="preserve">candidate events </w:t>
      </w:r>
      <w:del w:id="350" w:author="Christopher Corcoran" w:date="2020-08-09T17:45:00Z">
        <w:r w:rsidR="00AA2906" w:rsidRPr="00B13F95" w:rsidDel="007855B8">
          <w:delText xml:space="preserve">from all available rhythmic events </w:delText>
        </w:r>
      </w:del>
      <w:r w:rsidR="00BB0B60" w:rsidRPr="00B13F95">
        <w:t>for specific research</w:t>
      </w:r>
      <w:r w:rsidR="00BB0B60">
        <w:t>, it is important</w:t>
      </w:r>
      <w:r w:rsidR="00BB0B60" w:rsidRPr="00B13F95">
        <w:t xml:space="preserve"> </w:t>
      </w:r>
      <w:r w:rsidR="00BB0B60">
        <w:t>to take into account</w:t>
      </w:r>
      <w:r w:rsidRPr="00B13F95">
        <w:t xml:space="preserve"> </w:t>
      </w:r>
      <w:r w:rsidR="00AA2906" w:rsidRPr="00B13F95">
        <w:t>how the music was metrically annotated</w:t>
      </w:r>
      <w:r w:rsidRPr="00B13F95">
        <w:t xml:space="preserve">. </w:t>
      </w:r>
      <w:moveFromRangeStart w:id="351" w:author="Christopher Corcoran" w:date="2020-08-09T17:42:00Z" w:name="move458614248"/>
      <w:moveFrom w:id="352" w:author="Christopher Corcoran" w:date="2020-08-09T17:42:00Z">
        <w:r w:rsidR="00152C53" w:rsidDel="007855B8">
          <w:t>I</w:t>
        </w:r>
        <w:r w:rsidR="00E24CCE" w:rsidDel="007855B8">
          <w:t xml:space="preserve">n a jazz context, </w:t>
        </w:r>
        <w:r w:rsidR="00152C53" w:rsidDel="007855B8">
          <w:t xml:space="preserve">such </w:t>
        </w:r>
        <w:r w:rsidR="002F4F0C" w:rsidDel="007855B8">
          <w:t>event selection</w:t>
        </w:r>
        <w:r w:rsidR="0071438F" w:rsidDel="007855B8">
          <w:t xml:space="preserve"> is</w:t>
        </w:r>
        <w:r w:rsidR="00F87F21" w:rsidDel="007855B8">
          <w:t xml:space="preserve"> further</w:t>
        </w:r>
        <w:r w:rsidR="0071438F" w:rsidDel="007855B8">
          <w:t xml:space="preserve"> complicated</w:t>
        </w:r>
        <w:r w:rsidR="00E24CCE" w:rsidDel="007855B8">
          <w:t xml:space="preserve"> by performers playing</w:t>
        </w:r>
        <w:r w:rsidRPr="00B13F95" w:rsidDel="007855B8">
          <w:t xml:space="preserve"> </w:t>
        </w:r>
        <w:r w:rsidR="00E24CCE" w:rsidDel="007855B8">
          <w:t>“</w:t>
        </w:r>
        <w:r w:rsidRPr="00B13F95" w:rsidDel="007855B8">
          <w:t>laid-back</w:t>
        </w:r>
        <w:r w:rsidR="00E24CCE" w:rsidDel="007855B8">
          <w:t>”</w:t>
        </w:r>
        <w:r w:rsidRPr="00B13F95" w:rsidDel="007855B8">
          <w:t xml:space="preserve"> </w:t>
        </w:r>
        <w:r w:rsidR="00E24CCE" w:rsidDel="007855B8">
          <w:t>or imprecise</w:t>
        </w:r>
        <w:r w:rsidR="00F8628B" w:rsidDel="007855B8">
          <w:t xml:space="preserve"> from a metronomic point of view</w:t>
        </w:r>
        <w:r w:rsidRPr="00B13F95" w:rsidDel="007855B8">
          <w:t xml:space="preserve">. </w:t>
        </w:r>
      </w:moveFrom>
      <w:moveFromRangeEnd w:id="351"/>
      <w:r w:rsidR="00955DA3">
        <w:t xml:space="preserve">Below we describe how we have </w:t>
      </w:r>
      <w:r w:rsidR="00F87F21">
        <w:t>accounted for</w:t>
      </w:r>
      <w:r w:rsidR="00955DA3">
        <w:t xml:space="preserve"> such issue</w:t>
      </w:r>
      <w:r w:rsidR="00F87F21">
        <w:t>s</w:t>
      </w:r>
      <w:r w:rsidR="00955DA3">
        <w:t xml:space="preserve"> in our event </w:t>
      </w:r>
      <w:r w:rsidR="003676D0">
        <w:t>selection</w:t>
      </w:r>
      <w:r w:rsidR="00955DA3">
        <w:t xml:space="preserve"> process. </w:t>
      </w:r>
    </w:p>
    <w:p w14:paraId="36FD376C" w14:textId="0BB00B3D" w:rsidR="001859EB" w:rsidRPr="00B31483" w:rsidRDefault="00E24CCE" w:rsidP="00D45C49">
      <w:pPr>
        <w:spacing w:after="120" w:line="276" w:lineRule="auto"/>
        <w:jc w:val="both"/>
      </w:pPr>
      <w:r>
        <w:t>In order to</w:t>
      </w:r>
      <w:r w:rsidR="001859EB" w:rsidRPr="00B13F95">
        <w:t xml:space="preserve"> </w:t>
      </w:r>
      <w:r>
        <w:t>make</w:t>
      </w:r>
      <w:r w:rsidR="001859EB" w:rsidRPr="00B13F95">
        <w:t xml:space="preserve"> stable estimates for swing ratios </w:t>
      </w:r>
      <w:r w:rsidR="007F5F5D">
        <w:t>in the WJD</w:t>
      </w:r>
      <w:r w:rsidR="001859EB" w:rsidRPr="00B13F95">
        <w:t xml:space="preserve">, we </w:t>
      </w:r>
      <w:r w:rsidR="005C3423">
        <w:t>first</w:t>
      </w:r>
      <w:r w:rsidR="001859EB" w:rsidRPr="00B13F95">
        <w:t xml:space="preserve"> </w:t>
      </w:r>
      <w:ins w:id="353" w:author="Christopher Corcoran" w:date="2020-08-08T19:25:00Z">
        <w:r w:rsidR="00683B06">
          <w:t xml:space="preserve">used the database’s interface MeloSpyGUI to </w:t>
        </w:r>
      </w:ins>
      <w:r w:rsidR="001859EB" w:rsidRPr="00B13F95">
        <w:t>select</w:t>
      </w:r>
      <w:del w:id="354" w:author="Christopher Corcoran" w:date="2020-08-08T19:26:00Z">
        <w:r w:rsidR="001859EB" w:rsidRPr="00B13F95" w:rsidDel="00683B06">
          <w:delText>ed</w:delText>
        </w:r>
      </w:del>
      <w:r w:rsidR="001859EB" w:rsidRPr="00B13F95">
        <w:t xml:space="preserve"> all </w:t>
      </w:r>
      <w:del w:id="355" w:author="Christopher Corcoran" w:date="2020-08-09T17:46:00Z">
        <w:r w:rsidR="001859EB" w:rsidRPr="00B13F95" w:rsidDel="003637B2">
          <w:delText>(</w:delText>
        </w:r>
      </w:del>
      <w:r w:rsidR="001859EB" w:rsidRPr="00B13F95">
        <w:t>annotated</w:t>
      </w:r>
      <w:del w:id="356" w:author="Christopher Corcoran" w:date="2020-08-09T17:46:00Z">
        <w:r w:rsidR="001859EB" w:rsidRPr="00B13F95" w:rsidDel="003637B2">
          <w:delText>)</w:delText>
        </w:r>
      </w:del>
      <w:r w:rsidR="001859EB" w:rsidRPr="00B13F95">
        <w:t xml:space="preserve"> beats </w:t>
      </w:r>
      <w:r>
        <w:t>that</w:t>
      </w:r>
      <w:r w:rsidR="001859EB" w:rsidRPr="00B13F95">
        <w:t xml:space="preserve"> contain exactly two events</w:t>
      </w:r>
      <w:r w:rsidR="00ED4E47">
        <w:t>, i.e. excluding all fully articulated triplet or semiquaver runs</w:t>
      </w:r>
      <w:r w:rsidR="001859EB" w:rsidRPr="00B13F95">
        <w:t xml:space="preserve">. </w:t>
      </w:r>
      <w:r w:rsidR="005E73D9">
        <w:t>From this sample, we selected all beats for which</w:t>
      </w:r>
      <w:r w:rsidR="001859EB" w:rsidRPr="00B13F95">
        <w:t xml:space="preserve"> the sum of </w:t>
      </w:r>
      <w:r w:rsidR="005E73D9">
        <w:t xml:space="preserve">both </w:t>
      </w:r>
      <w:r w:rsidR="001859EB" w:rsidRPr="00B13F95">
        <w:t>IOIs are less than the local beat duration (plus a small offset of 30 ms</w:t>
      </w:r>
      <w:ins w:id="357" w:author="Christopher Corcoran" w:date="2020-08-08T19:26:00Z">
        <w:r w:rsidR="00683B06">
          <w:t>, which is the FlexQ’s tolerance window</w:t>
        </w:r>
      </w:ins>
      <w:r w:rsidR="001859EB" w:rsidRPr="00B13F95">
        <w:t>)</w:t>
      </w:r>
      <w:r w:rsidR="005E73D9">
        <w:t xml:space="preserve">, avoiding any </w:t>
      </w:r>
      <w:r w:rsidR="00837122">
        <w:t>second onsets</w:t>
      </w:r>
      <w:r w:rsidR="005E73D9">
        <w:t xml:space="preserve"> that are </w:t>
      </w:r>
      <w:r w:rsidR="00152C53">
        <w:t>sustained</w:t>
      </w:r>
      <w:r w:rsidR="005E73D9">
        <w:t xml:space="preserve"> into the next beat</w:t>
      </w:r>
      <w:r w:rsidR="001859EB" w:rsidRPr="00B13F95">
        <w:t>.</w:t>
      </w:r>
      <w:r w:rsidR="006813BF">
        <w:t xml:space="preserve"> The reason for this is that calculating a</w:t>
      </w:r>
      <w:r w:rsidR="000753C9">
        <w:t xml:space="preserve"> BUR </w:t>
      </w:r>
      <w:r w:rsidR="006813BF">
        <w:t>requires</w:t>
      </w:r>
      <w:r w:rsidR="000753C9">
        <w:t xml:space="preserve"> </w:t>
      </w:r>
      <w:r w:rsidR="006813BF">
        <w:t>calculating the length of a</w:t>
      </w:r>
      <w:r w:rsidR="000753C9">
        <w:t xml:space="preserve"> downbeat and a</w:t>
      </w:r>
      <w:r w:rsidR="006813BF">
        <w:t>n</w:t>
      </w:r>
      <w:r w:rsidR="000753C9">
        <w:t xml:space="preserve"> upbeat </w:t>
      </w:r>
      <w:r w:rsidR="006813BF">
        <w:t>subdivision</w:t>
      </w:r>
      <w:r w:rsidR="000753C9">
        <w:t xml:space="preserve"> of a beat. </w:t>
      </w:r>
      <w:r w:rsidR="00E25294">
        <w:t>Consequently,</w:t>
      </w:r>
      <w:r w:rsidR="006813BF">
        <w:t xml:space="preserve"> </w:t>
      </w:r>
      <w:r w:rsidR="000753C9" w:rsidRPr="00B13F95">
        <w:t xml:space="preserve">one needs </w:t>
      </w:r>
      <w:r w:rsidR="00E25294">
        <w:t>three event onsets</w:t>
      </w:r>
      <w:r w:rsidR="00B85A6D">
        <w:t xml:space="preserve"> (what we call an event ‘triple’)</w:t>
      </w:r>
      <w:r w:rsidR="00D45C49">
        <w:t xml:space="preserve"> for estimating the length of two events</w:t>
      </w:r>
      <w:r w:rsidR="000753C9">
        <w:t>:</w:t>
      </w:r>
      <w:r w:rsidR="000753C9" w:rsidRPr="00B13F95">
        <w:t xml:space="preserve"> </w:t>
      </w:r>
      <w:r w:rsidR="000753C9">
        <w:t xml:space="preserve">two </w:t>
      </w:r>
      <w:r w:rsidR="00B85A6D">
        <w:t xml:space="preserve">events </w:t>
      </w:r>
      <w:r w:rsidR="00D45C49">
        <w:t xml:space="preserve">of interest </w:t>
      </w:r>
      <w:r w:rsidR="00B85A6D">
        <w:t xml:space="preserve">subdividing the beat </w:t>
      </w:r>
      <w:r w:rsidR="000753C9">
        <w:t xml:space="preserve">(i.e. a down- and upbeat) as well as </w:t>
      </w:r>
      <w:r w:rsidR="00B85A6D">
        <w:t xml:space="preserve">a third event at </w:t>
      </w:r>
      <w:r w:rsidR="00B85A6D">
        <w:lastRenderedPageBreak/>
        <w:t>the beginning</w:t>
      </w:r>
      <w:r w:rsidR="000753C9">
        <w:t xml:space="preserve"> of the </w:t>
      </w:r>
      <w:r w:rsidR="000753C9" w:rsidRPr="00B13F95">
        <w:t>next beat</w:t>
      </w:r>
      <w:r w:rsidR="00E25294">
        <w:t>, which indicates when the second</w:t>
      </w:r>
      <w:r w:rsidR="00B85A6D">
        <w:t xml:space="preserve"> event is concluded</w:t>
      </w:r>
      <w:r w:rsidR="000753C9" w:rsidRPr="00B13F95">
        <w:t>. If t</w:t>
      </w:r>
      <w:r w:rsidR="000753C9" w:rsidRPr="00B13F95">
        <w:rPr>
          <w:vertAlign w:val="subscript"/>
        </w:rPr>
        <w:t>1</w:t>
      </w:r>
      <w:r w:rsidR="000753C9" w:rsidRPr="00B13F95">
        <w:t>, t</w:t>
      </w:r>
      <w:r w:rsidR="000753C9" w:rsidRPr="00B13F95">
        <w:rPr>
          <w:vertAlign w:val="subscript"/>
        </w:rPr>
        <w:t>2</w:t>
      </w:r>
      <w:r w:rsidR="00B85A6D">
        <w:t xml:space="preserve"> are the onsets for </w:t>
      </w:r>
      <w:r w:rsidR="00D45C49">
        <w:t xml:space="preserve">the </w:t>
      </w:r>
      <w:r w:rsidR="00B85A6D">
        <w:t xml:space="preserve">events </w:t>
      </w:r>
      <w:r w:rsidR="00D45C49">
        <w:t xml:space="preserve">of interest </w:t>
      </w:r>
      <w:r w:rsidR="00B85A6D">
        <w:t>in the first beat</w:t>
      </w:r>
      <w:r w:rsidR="000753C9" w:rsidRPr="00B13F95">
        <w:t xml:space="preserve"> and t</w:t>
      </w:r>
      <w:ins w:id="358" w:author="Klaus Frieler" w:date="2020-08-18T14:54:00Z">
        <w:r w:rsidR="009629C3" w:rsidRPr="009629C3">
          <w:rPr>
            <w:vertAlign w:val="subscript"/>
            <w:rPrChange w:id="359" w:author="Klaus Frieler" w:date="2020-08-18T14:54:00Z">
              <w:rPr/>
            </w:rPrChange>
          </w:rPr>
          <w:t>3</w:t>
        </w:r>
      </w:ins>
      <w:del w:id="360" w:author="Klaus Frieler" w:date="2020-08-18T14:54:00Z">
        <w:r w:rsidR="000753C9" w:rsidRPr="00B13F95" w:rsidDel="009629C3">
          <w:delText>’</w:delText>
        </w:r>
      </w:del>
      <w:r w:rsidR="000753C9" w:rsidRPr="00B13F95">
        <w:t xml:space="preserve"> </w:t>
      </w:r>
      <w:r w:rsidR="00B85A6D">
        <w:t>is the onset</w:t>
      </w:r>
      <w:r w:rsidR="000753C9" w:rsidRPr="00B13F95">
        <w:t xml:space="preserve"> of </w:t>
      </w:r>
      <w:r w:rsidR="00B85A6D">
        <w:t xml:space="preserve">the third event at the beginning of the next beat, then </w:t>
      </w:r>
      <w:r w:rsidR="000753C9" w:rsidRPr="00B13F95">
        <w:t xml:space="preserve">we </w:t>
      </w:r>
      <w:r w:rsidR="00B85A6D">
        <w:t>can calculate the</w:t>
      </w:r>
      <w:r w:rsidR="000753C9" w:rsidRPr="00B13F95">
        <w:t xml:space="preserve"> two IOIs</w:t>
      </w:r>
      <w:r w:rsidR="00B85A6D">
        <w:t xml:space="preserve"> of interest</w:t>
      </w:r>
      <w:r w:rsidR="000753C9">
        <w:t>:</w:t>
      </w:r>
      <w:r w:rsidR="000753C9" w:rsidRPr="00B13F95">
        <w:t xml:space="preserve"> IOI</w:t>
      </w:r>
      <w:r w:rsidR="000753C9" w:rsidRPr="00B13F95">
        <w:rPr>
          <w:vertAlign w:val="subscript"/>
        </w:rPr>
        <w:t>1</w:t>
      </w:r>
      <w:r w:rsidR="000753C9" w:rsidRPr="00B13F95">
        <w:t xml:space="preserve"> = t</w:t>
      </w:r>
      <w:r w:rsidR="000753C9" w:rsidRPr="00B13F95">
        <w:rPr>
          <w:vertAlign w:val="subscript"/>
        </w:rPr>
        <w:t>2</w:t>
      </w:r>
      <w:r w:rsidR="000753C9" w:rsidRPr="00B13F95">
        <w:t>-t</w:t>
      </w:r>
      <w:r w:rsidR="000753C9" w:rsidRPr="00B13F95">
        <w:rPr>
          <w:vertAlign w:val="subscript"/>
        </w:rPr>
        <w:t>1</w:t>
      </w:r>
      <w:r w:rsidR="000753C9">
        <w:t xml:space="preserve">, </w:t>
      </w:r>
      <w:r w:rsidR="000753C9" w:rsidRPr="00B13F95">
        <w:t>and IOI</w:t>
      </w:r>
      <w:r w:rsidR="000753C9" w:rsidRPr="00B13F95">
        <w:rPr>
          <w:vertAlign w:val="subscript"/>
        </w:rPr>
        <w:t>2</w:t>
      </w:r>
      <w:r w:rsidR="000753C9" w:rsidRPr="00B13F95">
        <w:t xml:space="preserve"> = t</w:t>
      </w:r>
      <w:ins w:id="361" w:author="Klaus Frieler" w:date="2020-08-18T14:54:00Z">
        <w:r w:rsidR="009629C3" w:rsidRPr="009629C3">
          <w:rPr>
            <w:vertAlign w:val="subscript"/>
            <w:rPrChange w:id="362" w:author="Klaus Frieler" w:date="2020-08-18T14:54:00Z">
              <w:rPr/>
            </w:rPrChange>
          </w:rPr>
          <w:t>3</w:t>
        </w:r>
      </w:ins>
      <w:del w:id="363" w:author="Klaus Frieler" w:date="2020-08-18T14:54:00Z">
        <w:r w:rsidR="000753C9" w:rsidRPr="00B13F95" w:rsidDel="009629C3">
          <w:delText>’</w:delText>
        </w:r>
      </w:del>
      <w:r w:rsidR="000753C9" w:rsidRPr="00B13F95">
        <w:t>-t</w:t>
      </w:r>
      <w:r w:rsidR="000753C9" w:rsidRPr="00B13F95">
        <w:rPr>
          <w:vertAlign w:val="subscript"/>
        </w:rPr>
        <w:t>2</w:t>
      </w:r>
      <w:r w:rsidR="000753C9" w:rsidRPr="00683B06">
        <w:t>.</w:t>
      </w:r>
      <w:r w:rsidR="001859EB" w:rsidRPr="00B13F95">
        <w:t xml:space="preserve"> </w:t>
      </w:r>
      <w:r w:rsidR="000753C9">
        <w:t xml:space="preserve">We </w:t>
      </w:r>
      <w:ins w:id="364" w:author="Christopher Corcoran" w:date="2020-08-08T19:28:00Z">
        <w:r w:rsidR="00683B06">
          <w:t xml:space="preserve">can </w:t>
        </w:r>
      </w:ins>
      <w:r w:rsidR="000753C9">
        <w:t>then</w:t>
      </w:r>
      <w:r w:rsidR="001859EB" w:rsidRPr="00B13F95">
        <w:t xml:space="preserve"> estimate the BUR as the ratio </w:t>
      </w:r>
      <w:r w:rsidR="000753C9">
        <w:t xml:space="preserve">of the first to the second IOI: </w:t>
      </w:r>
      <w:r w:rsidR="001859EB" w:rsidRPr="00B13F95">
        <w:t>BUR = IOI</w:t>
      </w:r>
      <w:r w:rsidR="001859EB" w:rsidRPr="00B13F95">
        <w:rPr>
          <w:vertAlign w:val="subscript"/>
        </w:rPr>
        <w:t>1</w:t>
      </w:r>
      <w:r w:rsidR="001859EB" w:rsidRPr="00B13F95">
        <w:t>/IOI</w:t>
      </w:r>
      <w:r w:rsidR="001859EB" w:rsidRPr="00B13F95">
        <w:rPr>
          <w:vertAlign w:val="subscript"/>
        </w:rPr>
        <w:t>2</w:t>
      </w:r>
      <w:r w:rsidR="00D45C49" w:rsidRPr="00683B06">
        <w:t>.</w:t>
      </w:r>
      <w:ins w:id="365" w:author="Klaus Frieler" w:date="2020-07-16T18:56:00Z">
        <w:r w:rsidR="00B31483">
          <w:t xml:space="preserve"> </w:t>
        </w:r>
      </w:ins>
      <w:ins w:id="366" w:author="Klaus Frieler" w:date="2020-07-16T18:57:00Z">
        <w:r w:rsidR="00B31483">
          <w:t xml:space="preserve">However, </w:t>
        </w:r>
      </w:ins>
      <w:ins w:id="367" w:author="Klaus Frieler" w:date="2020-07-17T20:22:00Z">
        <w:r w:rsidR="002E1967">
          <w:t xml:space="preserve">as </w:t>
        </w:r>
      </w:ins>
      <w:ins w:id="368" w:author="Klaus Frieler" w:date="2020-07-16T18:57:00Z">
        <w:r w:rsidR="00B31483">
          <w:t xml:space="preserve">fractions are not </w:t>
        </w:r>
      </w:ins>
      <w:ins w:id="369" w:author="Klaus Frieler" w:date="2020-07-17T20:22:00Z">
        <w:r w:rsidR="002E1967">
          <w:t xml:space="preserve">always </w:t>
        </w:r>
      </w:ins>
      <w:ins w:id="370" w:author="Klaus Frieler" w:date="2020-07-16T18:57:00Z">
        <w:r w:rsidR="00B31483">
          <w:t xml:space="preserve">easy to handle in statistical analyses, </w:t>
        </w:r>
      </w:ins>
      <w:ins w:id="371" w:author="Christopher Corcoran" w:date="2020-08-09T17:47:00Z">
        <w:r w:rsidR="00E71686">
          <w:t xml:space="preserve">for analysis purposes </w:t>
        </w:r>
      </w:ins>
      <w:ins w:id="372" w:author="Christopher Corcoran" w:date="2020-08-08T19:29:00Z">
        <w:r w:rsidR="00683B06">
          <w:t>we additionally converted</w:t>
        </w:r>
      </w:ins>
      <w:ins w:id="373" w:author="Christopher Corcoran" w:date="2020-08-08T19:28:00Z">
        <w:r w:rsidR="00683B06">
          <w:t xml:space="preserve"> BURs </w:t>
        </w:r>
      </w:ins>
      <w:ins w:id="374" w:author="Klaus Frieler" w:date="2020-07-16T18:57:00Z">
        <w:del w:id="375" w:author="Christopher Corcoran" w:date="2020-08-08T19:29:00Z">
          <w:r w:rsidR="00B31483" w:rsidDel="00683B06">
            <w:delText xml:space="preserve">we </w:delText>
          </w:r>
        </w:del>
      </w:ins>
      <w:ins w:id="376" w:author="Klaus Frieler" w:date="2020-07-16T18:58:00Z">
        <w:del w:id="377" w:author="Christopher Corcoran" w:date="2020-08-08T19:27:00Z">
          <w:r w:rsidR="00B31483" w:rsidDel="00683B06">
            <w:delText>grounded</w:delText>
          </w:r>
        </w:del>
        <w:del w:id="378" w:author="Christopher Corcoran" w:date="2020-08-08T19:29:00Z">
          <w:r w:rsidR="00B31483" w:rsidDel="00683B06">
            <w:delText xml:space="preserve"> most of </w:delText>
          </w:r>
        </w:del>
        <w:del w:id="379" w:author="Christopher Corcoran" w:date="2020-08-08T19:27:00Z">
          <w:r w:rsidR="00B31483" w:rsidDel="00683B06">
            <w:delText>the</w:delText>
          </w:r>
        </w:del>
        <w:del w:id="380" w:author="Christopher Corcoran" w:date="2020-08-08T19:29:00Z">
          <w:r w:rsidR="00B31483" w:rsidDel="00683B06">
            <w:delText xml:space="preserve"> analyses on the</w:delText>
          </w:r>
        </w:del>
      </w:ins>
      <w:ins w:id="381" w:author="Christopher Corcoran" w:date="2020-08-08T19:29:00Z">
        <w:r w:rsidR="00683B06">
          <w:t>to</w:t>
        </w:r>
      </w:ins>
      <w:ins w:id="382" w:author="Klaus Frieler" w:date="2020-07-16T18:58:00Z">
        <w:r w:rsidR="00B31483">
          <w:t xml:space="preserve"> </w:t>
        </w:r>
      </w:ins>
      <w:ins w:id="383" w:author="Klaus Frieler" w:date="2020-07-16T19:13:00Z">
        <w:r w:rsidR="00954EC0">
          <w:t xml:space="preserve">binary </w:t>
        </w:r>
      </w:ins>
      <w:ins w:id="384" w:author="Klaus Frieler" w:date="2020-07-16T18:58:00Z">
        <w:r w:rsidR="00B31483">
          <w:t>logarithm of BUR</w:t>
        </w:r>
      </w:ins>
      <w:ins w:id="385" w:author="Klaus Frieler" w:date="2020-07-16T19:13:00Z">
        <w:r w:rsidR="00954EC0">
          <w:t>s</w:t>
        </w:r>
      </w:ins>
      <w:ins w:id="386" w:author="Klaus Frieler" w:date="2020-07-17T20:22:00Z">
        <w:r w:rsidR="002E1967">
          <w:t xml:space="preserve"> (</w:t>
        </w:r>
      </w:ins>
      <w:ins w:id="387" w:author="Klaus Frieler" w:date="2020-07-16T19:13:00Z">
        <w:r w:rsidR="00954EC0">
          <w:t>see below for details</w:t>
        </w:r>
      </w:ins>
      <w:ins w:id="388" w:author="Klaus Frieler" w:date="2020-07-17T20:22:00Z">
        <w:r w:rsidR="002E1967">
          <w:t>)</w:t>
        </w:r>
      </w:ins>
      <w:ins w:id="389" w:author="Klaus Frieler" w:date="2020-07-16T18:58:00Z">
        <w:r w:rsidR="00B31483">
          <w:t>.</w:t>
        </w:r>
      </w:ins>
    </w:p>
    <w:p w14:paraId="7F29B09F" w14:textId="77777777" w:rsidR="00EB2256" w:rsidRDefault="00EB2256" w:rsidP="001859EB">
      <w:pPr>
        <w:spacing w:after="120" w:line="276" w:lineRule="auto"/>
        <w:jc w:val="both"/>
      </w:pPr>
    </w:p>
    <w:p w14:paraId="7D69C4C9" w14:textId="4D3CED79" w:rsidR="00EB2256" w:rsidRPr="00EB2256" w:rsidRDefault="00026A15" w:rsidP="001859EB">
      <w:pPr>
        <w:spacing w:after="120" w:line="276" w:lineRule="auto"/>
        <w:jc w:val="both"/>
        <w:rPr>
          <w:b/>
        </w:rPr>
      </w:pPr>
      <w:r>
        <w:rPr>
          <w:b/>
        </w:rPr>
        <w:t>Removing a</w:t>
      </w:r>
      <w:r w:rsidR="00EB2256">
        <w:rPr>
          <w:b/>
        </w:rPr>
        <w:t>rtefacts</w:t>
      </w:r>
    </w:p>
    <w:p w14:paraId="2D75B6EE" w14:textId="7C968216" w:rsidR="005C20F2" w:rsidRDefault="000753C9" w:rsidP="001859EB">
      <w:pPr>
        <w:spacing w:after="120" w:line="276" w:lineRule="auto"/>
        <w:jc w:val="both"/>
      </w:pPr>
      <w:del w:id="390" w:author="Christopher Corcoran" w:date="2020-08-09T17:48:00Z">
        <w:r w:rsidDel="00287DEB">
          <w:delText xml:space="preserve">Another </w:delText>
        </w:r>
      </w:del>
      <w:ins w:id="391" w:author="Christopher Corcoran" w:date="2020-08-09T17:48:00Z">
        <w:r w:rsidR="00287DEB">
          <w:t xml:space="preserve">A </w:t>
        </w:r>
      </w:ins>
      <w:r>
        <w:t>problem</w:t>
      </w:r>
      <w:ins w:id="392" w:author="Christopher Corcoran" w:date="2020-08-09T17:48:00Z">
        <w:r w:rsidR="00287DEB">
          <w:t xml:space="preserve"> resulting from the selection criteria outlined above</w:t>
        </w:r>
      </w:ins>
      <w:r>
        <w:t xml:space="preserve"> was that</w:t>
      </w:r>
      <w:r w:rsidR="001859EB" w:rsidRPr="00B13F95">
        <w:t xml:space="preserve">, due to the </w:t>
      </w:r>
      <w:r>
        <w:t>selection mechanism</w:t>
      </w:r>
      <w:r w:rsidR="001859EB" w:rsidRPr="00B13F95">
        <w:t xml:space="preserve"> of the FlexQ algorithm, sometimes the second inter-onset interval </w:t>
      </w:r>
      <w:r>
        <w:t>of a beat (</w:t>
      </w:r>
      <w:r w:rsidR="001859EB" w:rsidRPr="00B13F95">
        <w:t>IOI</w:t>
      </w:r>
      <w:r w:rsidR="001859EB" w:rsidRPr="00B13F95">
        <w:rPr>
          <w:vertAlign w:val="subscript"/>
        </w:rPr>
        <w:t>2</w:t>
      </w:r>
      <w:r>
        <w:t xml:space="preserve">) was very small. Such </w:t>
      </w:r>
      <w:r w:rsidR="00B337C4">
        <w:t>an event</w:t>
      </w:r>
      <w:ins w:id="393" w:author="Klaus Frieler" w:date="2020-08-18T14:54:00Z">
        <w:r w:rsidR="009629C3">
          <w:t>,</w:t>
        </w:r>
      </w:ins>
      <w:r w:rsidR="001859EB" w:rsidRPr="00B13F95">
        <w:t xml:space="preserve"> </w:t>
      </w:r>
      <w:r w:rsidR="00DC6FCB">
        <w:t>possibly</w:t>
      </w:r>
      <w:ins w:id="394" w:author="Klaus Frieler" w:date="2020-08-18T14:54:00Z">
        <w:r w:rsidR="009629C3">
          <w:t>,</w:t>
        </w:r>
      </w:ins>
      <w:r w:rsidR="001859EB" w:rsidRPr="00B13F95">
        <w:t xml:space="preserve"> should have been assigned to the following beat</w:t>
      </w:r>
      <w:r w:rsidR="00B337C4">
        <w:t>, making it</w:t>
      </w:r>
      <w:r w:rsidR="00AA7713">
        <w:t xml:space="preserve"> </w:t>
      </w:r>
      <w:r w:rsidR="00B337C4">
        <w:t>a grace note</w:t>
      </w:r>
      <w:r w:rsidR="00AA7713">
        <w:t xml:space="preserve"> or </w:t>
      </w:r>
      <w:r w:rsidR="00B337C4">
        <w:t>a very short attack at the beginning o</w:t>
      </w:r>
      <w:r w:rsidR="00D45C49">
        <w:t>f</w:t>
      </w:r>
      <w:r w:rsidR="00B337C4">
        <w:t xml:space="preserve"> the next beat</w:t>
      </w:r>
      <w:r w:rsidR="00DC6FCB">
        <w:t>.</w:t>
      </w:r>
      <w:r w:rsidR="001859EB" w:rsidRPr="00B13F95">
        <w:t xml:space="preserve"> </w:t>
      </w:r>
      <w:r w:rsidR="00DC6FCB">
        <w:t>However, probably</w:t>
      </w:r>
      <w:r w:rsidR="001859EB" w:rsidRPr="00B13F95">
        <w:t xml:space="preserve"> because of</w:t>
      </w:r>
      <w:r>
        <w:t xml:space="preserve"> variance in the annotated beats</w:t>
      </w:r>
      <w:r w:rsidR="001859EB" w:rsidRPr="00B13F95">
        <w:t xml:space="preserve"> and onsets</w:t>
      </w:r>
      <w:r w:rsidR="00DC6FCB">
        <w:t>,</w:t>
      </w:r>
      <w:r w:rsidR="001859EB" w:rsidRPr="00B13F95">
        <w:t xml:space="preserve"> </w:t>
      </w:r>
      <w:r>
        <w:t xml:space="preserve">the algorithm selected them as belonging to the </w:t>
      </w:r>
      <w:r w:rsidR="00DC6FCB">
        <w:t>ongoing</w:t>
      </w:r>
      <w:r>
        <w:t xml:space="preserve"> beat</w:t>
      </w:r>
      <w:r w:rsidR="006C6335">
        <w:t>. In descriptive statistics, t</w:t>
      </w:r>
      <w:r w:rsidR="001859EB" w:rsidRPr="00B13F95">
        <w:t xml:space="preserve">hese very small second IOI’s </w:t>
      </w:r>
      <w:r w:rsidR="008A219C">
        <w:t>contribute to</w:t>
      </w:r>
      <w:r w:rsidR="001859EB" w:rsidRPr="00B13F95">
        <w:t xml:space="preserve"> very large BURs, because </w:t>
      </w:r>
      <w:r w:rsidR="00A31BD2">
        <w:t xml:space="preserve">mathematically </w:t>
      </w:r>
      <w:r w:rsidR="001859EB" w:rsidRPr="00B13F95">
        <w:t xml:space="preserve">they </w:t>
      </w:r>
      <w:r>
        <w:t>form a BURs</w:t>
      </w:r>
      <w:r w:rsidR="001859EB" w:rsidRPr="00B13F95">
        <w:t xml:space="preserve"> denominat</w:t>
      </w:r>
      <w:r w:rsidR="006C6335">
        <w:t>or</w:t>
      </w:r>
      <w:r w:rsidR="001859EB" w:rsidRPr="00B13F95">
        <w:t xml:space="preserve">. Though </w:t>
      </w:r>
      <w:r w:rsidR="00122337">
        <w:t>such events</w:t>
      </w:r>
      <w:r w:rsidR="001859EB" w:rsidRPr="00B13F95">
        <w:t xml:space="preserve"> are </w:t>
      </w:r>
      <w:r w:rsidR="00AA7713">
        <w:t>likely</w:t>
      </w:r>
      <w:r w:rsidR="001859EB" w:rsidRPr="00B13F95">
        <w:t xml:space="preserve"> artefacts, it is </w:t>
      </w:r>
      <w:r>
        <w:t>difficult to determine</w:t>
      </w:r>
      <w:r w:rsidR="001859EB" w:rsidRPr="00B13F95">
        <w:t xml:space="preserve"> </w:t>
      </w:r>
      <w:r w:rsidR="00AA7713">
        <w:t xml:space="preserve">when </w:t>
      </w:r>
      <w:r w:rsidR="001859EB" w:rsidRPr="00B13F95">
        <w:t xml:space="preserve">to </w:t>
      </w:r>
      <w:r w:rsidR="00AA7713">
        <w:t>drop them from the analysis and when to keep them</w:t>
      </w:r>
      <w:r w:rsidR="001859EB" w:rsidRPr="00B13F95">
        <w:t xml:space="preserve">. </w:t>
      </w:r>
    </w:p>
    <w:p w14:paraId="2B43F6BD" w14:textId="5E700AAE" w:rsidR="001859EB" w:rsidRPr="00B13F95" w:rsidRDefault="00537E2E" w:rsidP="00537E2E">
      <w:pPr>
        <w:spacing w:after="120" w:line="276" w:lineRule="auto"/>
        <w:jc w:val="both"/>
      </w:pPr>
      <w:r>
        <w:t xml:space="preserve">We </w:t>
      </w:r>
      <w:r w:rsidR="0032007C">
        <w:t>based our selection on</w:t>
      </w:r>
      <w:r>
        <w:t xml:space="preserve"> musical grounds: </w:t>
      </w:r>
      <w:r w:rsidR="006C6335">
        <w:t xml:space="preserve">A dotted eighth note followed by a </w:t>
      </w:r>
      <w:r w:rsidR="001859EB" w:rsidRPr="00B13F95">
        <w:t xml:space="preserve">sixteenth </w:t>
      </w:r>
      <w:r w:rsidR="006C6335">
        <w:t>note</w:t>
      </w:r>
      <w:r w:rsidR="001859EB" w:rsidRPr="00B13F95">
        <w:t xml:space="preserve"> </w:t>
      </w:r>
      <w:r w:rsidR="001E2815">
        <w:t>(</w:t>
      </w:r>
      <w:r w:rsidR="001E2815">
        <w:rPr>
          <w:noProof/>
          <w:lang w:val="en-US"/>
        </w:rPr>
        <w:drawing>
          <wp:inline distT="0" distB="0" distL="0" distR="0" wp14:anchorId="1F729B7B" wp14:editId="233B1BD0">
            <wp:extent cx="173255" cy="167975"/>
            <wp:effectExtent l="0" t="0" r="508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156" cy="170788"/>
                    </a:xfrm>
                    <a:prstGeom prst="rect">
                      <a:avLst/>
                    </a:prstGeom>
                    <a:noFill/>
                    <a:ln>
                      <a:noFill/>
                    </a:ln>
                  </pic:spPr>
                </pic:pic>
              </a:graphicData>
            </a:graphic>
          </wp:inline>
        </w:drawing>
      </w:r>
      <w:r w:rsidR="001E2815">
        <w:t xml:space="preserve">) </w:t>
      </w:r>
      <w:r w:rsidR="00B31483">
        <w:t xml:space="preserve">has </w:t>
      </w:r>
      <w:r w:rsidR="001859EB" w:rsidRPr="00B13F95">
        <w:t xml:space="preserve">a </w:t>
      </w:r>
      <w:r w:rsidR="006C6335">
        <w:t>BUR of 3:1</w:t>
      </w:r>
      <w:r>
        <w:t>. The short 16th-note upbeat portion will likely still be perceived as a subdivision of the ongoing beat</w:t>
      </w:r>
      <w:r w:rsidR="006C6335">
        <w:t>. The next</w:t>
      </w:r>
      <w:r w:rsidR="00AA7713">
        <w:t>-higher</w:t>
      </w:r>
      <w:r w:rsidR="006C6335">
        <w:t xml:space="preserve"> </w:t>
      </w:r>
      <w:r w:rsidR="00AA7713">
        <w:t xml:space="preserve">dotted rhythm in the musical hierarchy </w:t>
      </w:r>
      <w:r w:rsidR="006C6335">
        <w:t>(not countin</w:t>
      </w:r>
      <w:r w:rsidR="00AA7713">
        <w:t>g tuplets) is a double-</w:t>
      </w:r>
      <w:r w:rsidR="001859EB" w:rsidRPr="00B13F95">
        <w:t xml:space="preserve">dotted eighth </w:t>
      </w:r>
      <w:r w:rsidR="00AA7713">
        <w:t>note followed by a 32nd note</w:t>
      </w:r>
      <w:r w:rsidR="001E2815">
        <w:t xml:space="preserve"> (</w:t>
      </w:r>
      <w:r w:rsidR="001E2815">
        <w:rPr>
          <w:noProof/>
          <w:lang w:val="en-US"/>
        </w:rPr>
        <w:drawing>
          <wp:inline distT="0" distB="0" distL="0" distR="0" wp14:anchorId="7ECDBABC" wp14:editId="6684F25E">
            <wp:extent cx="192505" cy="187408"/>
            <wp:effectExtent l="0" t="0" r="1079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91" cy="188660"/>
                    </a:xfrm>
                    <a:prstGeom prst="rect">
                      <a:avLst/>
                    </a:prstGeom>
                    <a:noFill/>
                    <a:ln>
                      <a:noFill/>
                    </a:ln>
                  </pic:spPr>
                </pic:pic>
              </a:graphicData>
            </a:graphic>
          </wp:inline>
        </w:drawing>
      </w:r>
      <w:r w:rsidR="001E2815">
        <w:t>)</w:t>
      </w:r>
      <w:r w:rsidR="00AA7713">
        <w:t>, corresponding</w:t>
      </w:r>
      <w:r w:rsidR="001859EB" w:rsidRPr="00B13F95">
        <w:t xml:space="preserve"> to a BUR of 7:1. </w:t>
      </w:r>
      <w:r>
        <w:t xml:space="preserve">Perceptually, the 32nd note is likely to be </w:t>
      </w:r>
      <w:r w:rsidR="001E2815">
        <w:t>conceived of</w:t>
      </w:r>
      <w:r>
        <w:t xml:space="preserve"> as a slightly early grace note or appoggiatura for the next beat</w:t>
      </w:r>
      <w:r w:rsidR="001A5B92">
        <w:t xml:space="preserve"> rather than as a subdivision of the ongoing beat</w:t>
      </w:r>
      <w:r>
        <w:t>. Therefore</w:t>
      </w:r>
      <w:r w:rsidR="00B31483">
        <w:t>,</w:t>
      </w:r>
      <w:r>
        <w:t xml:space="preserve"> we opted to set o</w:t>
      </w:r>
      <w:r w:rsidR="00C9528F">
        <w:t>ur</w:t>
      </w:r>
      <w:r w:rsidR="003678EF">
        <w:t xml:space="preserve"> </w:t>
      </w:r>
      <w:r w:rsidR="00EF5B17">
        <w:t xml:space="preserve">cut-off </w:t>
      </w:r>
      <w:r w:rsidR="0032007C">
        <w:t>between these two BURs</w:t>
      </w:r>
      <w:r w:rsidR="00D35C62">
        <w:t>.</w:t>
      </w:r>
      <w:r w:rsidR="00D73B19" w:rsidRPr="00D73B19">
        <w:t xml:space="preserve"> </w:t>
      </w:r>
      <w:r w:rsidR="00D73B19" w:rsidRPr="00B13F95">
        <w:t xml:space="preserve">Hence, we decided to select only those event triples </w:t>
      </w:r>
      <w:r w:rsidR="00D73B19">
        <w:t>with a BUR up to and including a maximum of 4:1, which corresponds to a</w:t>
      </w:r>
      <w:r w:rsidR="004322C6">
        <w:t>n</w:t>
      </w:r>
      <w:r w:rsidR="00D73B19">
        <w:t xml:space="preserve"> upper bound of log</w:t>
      </w:r>
      <w:r w:rsidR="00D73B19" w:rsidRPr="00002B0D">
        <w:rPr>
          <w:vertAlign w:val="subscript"/>
        </w:rPr>
        <w:t>2</w:t>
      </w:r>
      <w:r w:rsidR="00D73B19">
        <w:t xml:space="preserve"> 4:1 = 2. For symmetry reasons, we </w:t>
      </w:r>
      <w:r w:rsidR="004322C6">
        <w:t xml:space="preserve">also </w:t>
      </w:r>
      <w:r w:rsidR="00D73B19">
        <w:t>selected only short-longs BURs up to and including 1:4 (log</w:t>
      </w:r>
      <w:r w:rsidR="00D73B19" w:rsidRPr="00002B0D">
        <w:rPr>
          <w:vertAlign w:val="subscript"/>
        </w:rPr>
        <w:t>2</w:t>
      </w:r>
      <w:r w:rsidR="00D73B19">
        <w:t xml:space="preserve"> BUR = –2)</w:t>
      </w:r>
      <w:r w:rsidR="001859EB" w:rsidRPr="00B13F95">
        <w:t>.</w:t>
      </w:r>
    </w:p>
    <w:p w14:paraId="07A8E109" w14:textId="77777777" w:rsidR="00F15B37" w:rsidRDefault="00F15B37" w:rsidP="001859EB">
      <w:pPr>
        <w:spacing w:after="120" w:line="276" w:lineRule="auto"/>
        <w:jc w:val="both"/>
        <w:rPr>
          <w:b/>
        </w:rPr>
      </w:pPr>
    </w:p>
    <w:p w14:paraId="6A1FEE51" w14:textId="46ECD7CA" w:rsidR="000B794E" w:rsidRPr="000B794E" w:rsidRDefault="003A54F9" w:rsidP="001859EB">
      <w:pPr>
        <w:spacing w:after="120" w:line="276" w:lineRule="auto"/>
        <w:jc w:val="both"/>
        <w:rPr>
          <w:b/>
        </w:rPr>
      </w:pPr>
      <w:r>
        <w:rPr>
          <w:b/>
        </w:rPr>
        <w:t>Error estimation</w:t>
      </w:r>
    </w:p>
    <w:p w14:paraId="2BA8D8C9" w14:textId="3900CE06" w:rsidR="00C97CB6" w:rsidRDefault="001859EB" w:rsidP="001859EB">
      <w:pPr>
        <w:spacing w:after="120" w:line="276" w:lineRule="auto"/>
        <w:jc w:val="both"/>
      </w:pPr>
      <w:r w:rsidRPr="00B13F95">
        <w:t xml:space="preserve">Another issue was the estimation of actual measurement errors for onsets. </w:t>
      </w:r>
      <w:r w:rsidR="00B2438B">
        <w:t>To pre-empt this, we ran s</w:t>
      </w:r>
      <w:r w:rsidRPr="00B13F95">
        <w:t>imulations with a range of idealize</w:t>
      </w:r>
      <w:r w:rsidR="003A54F9">
        <w:t>d</w:t>
      </w:r>
      <w:r w:rsidR="00B2438B">
        <w:t xml:space="preserve"> BURs against different tempi</w:t>
      </w:r>
      <w:r w:rsidRPr="00B13F95">
        <w:t xml:space="preserve"> </w:t>
      </w:r>
      <w:r w:rsidR="00B2438B">
        <w:t xml:space="preserve">using estimated </w:t>
      </w:r>
      <w:r w:rsidR="00B2438B" w:rsidRPr="00B13F95">
        <w:t>measurement errors of 10, 20, 30 and 40 ms</w:t>
      </w:r>
      <w:r w:rsidR="00B2438B">
        <w:t xml:space="preserve">. These showed that </w:t>
      </w:r>
      <w:r w:rsidRPr="00B13F95">
        <w:t>for f</w:t>
      </w:r>
      <w:r w:rsidR="00B2438B">
        <w:t>ast tempi, i.e.</w:t>
      </w:r>
      <w:r w:rsidR="00D73B19">
        <w:t>,</w:t>
      </w:r>
      <w:r w:rsidRPr="00B13F95">
        <w:t xml:space="preserve"> </w:t>
      </w:r>
      <w:r w:rsidR="006F27F9">
        <w:t xml:space="preserve">where </w:t>
      </w:r>
      <w:r w:rsidRPr="00B13F95">
        <w:t>small beat durations</w:t>
      </w:r>
      <w:r w:rsidR="006F27F9">
        <w:t xml:space="preserve"> were more likely</w:t>
      </w:r>
      <w:r w:rsidRPr="00B13F95">
        <w:t xml:space="preserve">, the estimation of </w:t>
      </w:r>
      <w:r w:rsidR="00D73B19">
        <w:t xml:space="preserve">BURs </w:t>
      </w:r>
      <w:r w:rsidRPr="00B13F95">
        <w:t>from inter-onset interval ratios</w:t>
      </w:r>
      <w:r w:rsidR="00E83D7B">
        <w:t xml:space="preserve"> can be considerably biased</w:t>
      </w:r>
      <w:r w:rsidR="00195D17">
        <w:t xml:space="preserve"> if one assumes that onset</w:t>
      </w:r>
      <w:r w:rsidRPr="00B13F95">
        <w:t xml:space="preserve"> estimation</w:t>
      </w:r>
      <w:r w:rsidR="00195D17">
        <w:t>s</w:t>
      </w:r>
      <w:r w:rsidRPr="00B13F95">
        <w:t xml:space="preserve"> </w:t>
      </w:r>
      <w:r w:rsidR="00195D17">
        <w:t>are</w:t>
      </w:r>
      <w:r w:rsidRPr="00B13F95">
        <w:t xml:space="preserve"> normally distribute</w:t>
      </w:r>
      <w:r w:rsidR="00F15B37">
        <w:t>d around true onset</w:t>
      </w:r>
      <w:r w:rsidR="00195D17">
        <w:t>s</w:t>
      </w:r>
      <w:r w:rsidR="00F15B37">
        <w:t xml:space="preserve"> </w:t>
      </w:r>
      <w:r w:rsidRPr="00B13F95">
        <w:t>(</w:t>
      </w:r>
      <w:r w:rsidR="00F15B37">
        <w:t>i.e. with a</w:t>
      </w:r>
      <w:r w:rsidR="005F6A85">
        <w:t>n</w:t>
      </w:r>
      <w:r w:rsidR="00F15B37">
        <w:t xml:space="preserve"> </w:t>
      </w:r>
      <w:r w:rsidRPr="00B13F95">
        <w:t>over</w:t>
      </w:r>
      <w:r w:rsidR="005F6A85">
        <w:t>-</w:t>
      </w:r>
      <w:r w:rsidRPr="00B13F95">
        <w:t>/underestimation in low/high BUR</w:t>
      </w:r>
      <w:r w:rsidR="0038181F">
        <w:t>s</w:t>
      </w:r>
      <w:r w:rsidRPr="00B13F95">
        <w:t xml:space="preserve"> of up to 30</w:t>
      </w:r>
      <w:r w:rsidR="004322C6">
        <w:t> </w:t>
      </w:r>
      <w:r w:rsidRPr="00B13F95">
        <w:t xml:space="preserve">%). </w:t>
      </w:r>
    </w:p>
    <w:p w14:paraId="695D7598" w14:textId="088FAFD3" w:rsidR="001859EB" w:rsidRDefault="001859EB" w:rsidP="00C97CB6">
      <w:pPr>
        <w:spacing w:after="120" w:line="276" w:lineRule="auto"/>
        <w:jc w:val="both"/>
      </w:pPr>
      <w:r w:rsidRPr="00B13F95">
        <w:lastRenderedPageBreak/>
        <w:t xml:space="preserve">However, </w:t>
      </w:r>
      <w:del w:id="395" w:author="Christopher Corcoran" w:date="2020-08-09T17:57:00Z">
        <w:r w:rsidR="0038181F" w:rsidDel="007F1039">
          <w:delText>we accepted this</w:delText>
        </w:r>
        <w:r w:rsidRPr="00B13F95" w:rsidDel="007F1039">
          <w:delText xml:space="preserve"> modelling </w:delText>
        </w:r>
        <w:r w:rsidR="003A3E51" w:rsidDel="007F1039">
          <w:delText>as</w:delText>
        </w:r>
        <w:r w:rsidRPr="00B13F95" w:rsidDel="007F1039">
          <w:delText xml:space="preserve"> adequate</w:delText>
        </w:r>
        <w:r w:rsidR="00C05CB9" w:rsidDel="007F1039">
          <w:delText xml:space="preserve"> for our purposes</w:delText>
        </w:r>
        <w:r w:rsidRPr="00B13F95" w:rsidDel="007F1039">
          <w:delText xml:space="preserve">, </w:delText>
        </w:r>
        <w:r w:rsidR="00A74A90" w:rsidDel="007F1039">
          <w:delText>since</w:delText>
        </w:r>
        <w:r w:rsidRPr="00B13F95" w:rsidDel="007F1039">
          <w:delText xml:space="preserve"> </w:delText>
        </w:r>
      </w:del>
      <w:r w:rsidRPr="00B13F95">
        <w:t xml:space="preserve">the </w:t>
      </w:r>
      <w:r w:rsidR="00073533">
        <w:t xml:space="preserve">WJD </w:t>
      </w:r>
      <w:r w:rsidRPr="00B13F95">
        <w:t>solos contain mostly legato notes</w:t>
      </w:r>
      <w:r w:rsidR="0092564D">
        <w:t>, meaning that durations</w:t>
      </w:r>
      <w:r w:rsidRPr="00B13F95">
        <w:t xml:space="preserve"> </w:t>
      </w:r>
      <w:r w:rsidR="0092564D">
        <w:t>last until</w:t>
      </w:r>
      <w:r w:rsidRPr="00B13F95">
        <w:t xml:space="preserve"> close to the onset of the next event. </w:t>
      </w:r>
      <w:r w:rsidR="00A9258C">
        <w:t>We assumed that</w:t>
      </w:r>
      <w:r w:rsidR="00C97CB6">
        <w:t xml:space="preserve"> it is unlikely </w:t>
      </w:r>
      <w:r w:rsidR="00A9258C">
        <w:t>for</w:t>
      </w:r>
      <w:r w:rsidR="00C97CB6">
        <w:t xml:space="preserve"> a</w:t>
      </w:r>
      <w:r w:rsidR="00A97094">
        <w:t>n annotator</w:t>
      </w:r>
      <w:r w:rsidR="001F3E75">
        <w:t xml:space="preserve"> </w:t>
      </w:r>
      <w:r w:rsidR="00A9258C">
        <w:t>to</w:t>
      </w:r>
      <w:r w:rsidRPr="00B13F95">
        <w:t xml:space="preserve"> </w:t>
      </w:r>
      <w:r w:rsidR="00C97CB6">
        <w:t>place</w:t>
      </w:r>
      <w:r w:rsidRPr="00B13F95">
        <w:t xml:space="preserve"> an onset during </w:t>
      </w:r>
      <w:r w:rsidR="00C97CB6">
        <w:t>a sounding</w:t>
      </w:r>
      <w:r w:rsidRPr="00B13F95">
        <w:t xml:space="preserve"> tone, </w:t>
      </w:r>
      <w:r w:rsidR="00A9258C">
        <w:t xml:space="preserve">meaning </w:t>
      </w:r>
      <w:r w:rsidRPr="00B13F95">
        <w:t xml:space="preserve">there are clear causal constraints on the onset annotation. </w:t>
      </w:r>
      <w:r w:rsidR="00FE6503">
        <w:t>Due to the careful preparation of the WJD using time-stretch tools and extensive cross</w:t>
      </w:r>
      <w:r w:rsidR="00D73B19">
        <w:t>-</w:t>
      </w:r>
      <w:r w:rsidR="00FE6503">
        <w:t>checking by experts</w:t>
      </w:r>
      <w:r w:rsidR="005C51AA">
        <w:t xml:space="preserve"> (Pfleiderer et al., 2017)</w:t>
      </w:r>
      <w:r w:rsidRPr="00B13F95">
        <w:t>, we assume</w:t>
      </w:r>
      <w:r w:rsidR="007A0A4A">
        <w:t>d</w:t>
      </w:r>
      <w:r w:rsidRPr="00B13F95">
        <w:t xml:space="preserve"> the measurement error of the onsets </w:t>
      </w:r>
      <w:r w:rsidR="00490476">
        <w:t>to be</w:t>
      </w:r>
      <w:r w:rsidR="00E92D91">
        <w:t xml:space="preserve"> very low—likely in the </w:t>
      </w:r>
      <w:r w:rsidRPr="00B13F95">
        <w:t>range of 0–10 ms.</w:t>
      </w:r>
      <w:r w:rsidR="00067961">
        <w:rPr>
          <w:rStyle w:val="Funotenzeichen"/>
        </w:rPr>
        <w:footnoteReference w:id="3"/>
      </w:r>
      <w:r w:rsidRPr="00B13F95">
        <w:t xml:space="preserve"> </w:t>
      </w:r>
      <w:r w:rsidR="00D73B19">
        <w:t xml:space="preserve">We consulted the main expert who carried out the cross-checking and he agreed that this a reasonably estimation of the measurement error. </w:t>
      </w:r>
      <w:r w:rsidR="00067961">
        <w:t>O</w:t>
      </w:r>
      <w:r w:rsidRPr="00B13F95">
        <w:t>ur simulations show</w:t>
      </w:r>
      <w:r w:rsidR="00067961">
        <w:t>ed that</w:t>
      </w:r>
      <w:r w:rsidRPr="00B13F95">
        <w:t xml:space="preserve"> a measurement error of 10</w:t>
      </w:r>
      <w:r w:rsidR="004322C6">
        <w:t> </w:t>
      </w:r>
      <w:r w:rsidRPr="00B13F95">
        <w:t xml:space="preserve">ms </w:t>
      </w:r>
      <w:r w:rsidR="00C35CF1" w:rsidRPr="00B13F95">
        <w:t xml:space="preserve">only </w:t>
      </w:r>
      <w:r w:rsidRPr="00B13F95">
        <w:t xml:space="preserve">has </w:t>
      </w:r>
      <w:r w:rsidR="00067961">
        <w:t xml:space="preserve">a </w:t>
      </w:r>
      <w:r w:rsidRPr="00B13F95">
        <w:t>negli</w:t>
      </w:r>
      <w:r w:rsidR="00067961">
        <w:t>gi</w:t>
      </w:r>
      <w:r w:rsidRPr="00B13F95">
        <w:t xml:space="preserve">ble </w:t>
      </w:r>
      <w:r w:rsidR="00067961">
        <w:t>impact</w:t>
      </w:r>
      <w:r w:rsidRPr="00B13F95">
        <w:t xml:space="preserve"> </w:t>
      </w:r>
      <w:r w:rsidR="00067961">
        <w:t>on BURs. Therefore</w:t>
      </w:r>
      <w:r w:rsidR="00D73B19">
        <w:t>,</w:t>
      </w:r>
      <w:r w:rsidRPr="00B13F95">
        <w:t xml:space="preserve"> we decided to </w:t>
      </w:r>
      <w:r w:rsidR="00C35CF1">
        <w:t>accept</w:t>
      </w:r>
      <w:r w:rsidRPr="00B13F95">
        <w:t xml:space="preserve"> the </w:t>
      </w:r>
      <w:r w:rsidR="00C35CF1">
        <w:t>original WJD annotations for</w:t>
      </w:r>
      <w:r w:rsidRPr="00B13F95">
        <w:t xml:space="preserve"> onsets </w:t>
      </w:r>
      <w:r w:rsidR="00C35CF1">
        <w:t xml:space="preserve">as suitable </w:t>
      </w:r>
      <w:r w:rsidRPr="00B13F95">
        <w:t>for all subsequent calculations.</w:t>
      </w:r>
    </w:p>
    <w:p w14:paraId="11E68411" w14:textId="77777777" w:rsidR="00120A76" w:rsidRDefault="00120A76" w:rsidP="00C97CB6">
      <w:pPr>
        <w:spacing w:after="120" w:line="276" w:lineRule="auto"/>
        <w:jc w:val="both"/>
      </w:pPr>
    </w:p>
    <w:p w14:paraId="53653EBD" w14:textId="14BA9DD1" w:rsidR="00120A76" w:rsidRPr="00120A76" w:rsidRDefault="00120A76" w:rsidP="00C97CB6">
      <w:pPr>
        <w:spacing w:after="120" w:line="276" w:lineRule="auto"/>
        <w:jc w:val="both"/>
        <w:rPr>
          <w:b/>
        </w:rPr>
      </w:pPr>
      <w:r w:rsidRPr="00120A76">
        <w:rPr>
          <w:b/>
        </w:rPr>
        <w:t>Estimating BURs</w:t>
      </w:r>
    </w:p>
    <w:p w14:paraId="41752641" w14:textId="756116F9" w:rsidR="001859EB" w:rsidRPr="00B13F95" w:rsidRDefault="00E01E57" w:rsidP="001859EB">
      <w:pPr>
        <w:spacing w:after="120" w:line="276" w:lineRule="auto"/>
        <w:jc w:val="both"/>
      </w:pPr>
      <w:r>
        <w:t>In order to examine</w:t>
      </w:r>
      <w:r w:rsidR="001859EB" w:rsidRPr="00B13F95">
        <w:t xml:space="preserve"> the overall distribution of </w:t>
      </w:r>
      <w:r w:rsidR="00AD4A66">
        <w:t>the data</w:t>
      </w:r>
      <w:r>
        <w:t>,</w:t>
      </w:r>
      <w:r w:rsidR="001859EB" w:rsidRPr="00B13F95">
        <w:t xml:space="preserve"> we chose </w:t>
      </w:r>
      <w:r w:rsidR="007A4305" w:rsidRPr="00B13F95">
        <w:t xml:space="preserve">not </w:t>
      </w:r>
      <w:r w:rsidR="001859EB" w:rsidRPr="00B13F95">
        <w:t>to work with BURs directly</w:t>
      </w:r>
      <w:r w:rsidR="007A4305">
        <w:t>,</w:t>
      </w:r>
      <w:r w:rsidR="001859EB" w:rsidRPr="00B13F95">
        <w:t xml:space="preserve"> but with the binary logarithm of BURs,</w:t>
      </w:r>
      <w:r>
        <w:t xml:space="preserve"> </w:t>
      </w:r>
      <w:r w:rsidR="001859EB" w:rsidRPr="00B13F95">
        <w:t>which symmetrises and linearizes the distribution</w:t>
      </w:r>
      <w:ins w:id="396" w:author="Christopher Corcoran" w:date="2020-08-09T17:59:00Z">
        <w:r w:rsidR="00EE1183">
          <w:t>. As a result, the conversion followed the principle</w:t>
        </w:r>
      </w:ins>
      <w:r w:rsidR="00AD4A66">
        <w:t>:</w:t>
      </w:r>
    </w:p>
    <w:p w14:paraId="464963E1" w14:textId="229A503B" w:rsidR="001859EB" w:rsidRDefault="001859EB" w:rsidP="001859EB">
      <w:pPr>
        <w:spacing w:after="120" w:line="276" w:lineRule="auto"/>
        <w:jc w:val="center"/>
      </w:pPr>
      <w:r w:rsidRPr="00B13F95">
        <w:t>log</w:t>
      </w:r>
      <w:r w:rsidRPr="00B13F95">
        <w:rPr>
          <w:vertAlign w:val="subscript"/>
        </w:rPr>
        <w:t>2</w:t>
      </w:r>
      <w:r w:rsidRPr="00B13F95">
        <w:t>(BUR) = log</w:t>
      </w:r>
      <w:r w:rsidRPr="00B13F95">
        <w:rPr>
          <w:vertAlign w:val="subscript"/>
        </w:rPr>
        <w:t>2</w:t>
      </w:r>
      <w:r w:rsidRPr="00B13F95">
        <w:t>(IOI</w:t>
      </w:r>
      <w:r w:rsidRPr="00B13F95">
        <w:rPr>
          <w:vertAlign w:val="subscript"/>
        </w:rPr>
        <w:t>1</w:t>
      </w:r>
      <w:r w:rsidRPr="00B13F95">
        <w:t>/IOI</w:t>
      </w:r>
      <w:r w:rsidRPr="00B13F95">
        <w:rPr>
          <w:vertAlign w:val="subscript"/>
        </w:rPr>
        <w:t>2</w:t>
      </w:r>
      <w:r w:rsidRPr="00B13F95">
        <w:t>) = log</w:t>
      </w:r>
      <w:r w:rsidRPr="00B13F95">
        <w:rPr>
          <w:vertAlign w:val="subscript"/>
        </w:rPr>
        <w:t>2</w:t>
      </w:r>
      <w:r w:rsidRPr="00B13F95">
        <w:t>(IOI</w:t>
      </w:r>
      <w:r w:rsidRPr="00B13F95">
        <w:rPr>
          <w:vertAlign w:val="subscript"/>
        </w:rPr>
        <w:t>1</w:t>
      </w:r>
      <w:r w:rsidRPr="00B13F95">
        <w:t>) – log</w:t>
      </w:r>
      <w:r w:rsidRPr="00B13F95">
        <w:rPr>
          <w:vertAlign w:val="subscript"/>
        </w:rPr>
        <w:t>2</w:t>
      </w:r>
      <w:r w:rsidRPr="00B13F95">
        <w:t>(IOI</w:t>
      </w:r>
      <w:r w:rsidRPr="00B13F95">
        <w:rPr>
          <w:vertAlign w:val="subscript"/>
        </w:rPr>
        <w:t>2</w:t>
      </w:r>
      <w:r w:rsidRPr="00B13F95">
        <w:t>).</w:t>
      </w:r>
    </w:p>
    <w:p w14:paraId="6AE6E3ED" w14:textId="77777777" w:rsidR="00E01E57" w:rsidRPr="00B13F95" w:rsidRDefault="00E01E57" w:rsidP="001859EB">
      <w:pPr>
        <w:spacing w:after="120" w:line="276" w:lineRule="auto"/>
        <w:jc w:val="center"/>
      </w:pPr>
    </w:p>
    <w:p w14:paraId="092FF9FF" w14:textId="4AC344AA" w:rsidR="00B623B1" w:rsidRDefault="00150AFE" w:rsidP="001859EB">
      <w:pPr>
        <w:spacing w:after="120" w:line="276" w:lineRule="auto"/>
        <w:jc w:val="both"/>
      </w:pPr>
      <w:r>
        <w:t>This way, p</w:t>
      </w:r>
      <w:r w:rsidR="00B623B1" w:rsidRPr="00B13F95">
        <w:t xml:space="preserve">erfect binary eighths represented by a BUR of 1:1 </w:t>
      </w:r>
      <w:r>
        <w:t>were</w:t>
      </w:r>
      <w:r w:rsidR="00B623B1" w:rsidRPr="00B13F95">
        <w:t xml:space="preserve"> mapped to the value 0, since log</w:t>
      </w:r>
      <w:r w:rsidR="004322C6" w:rsidRPr="003B5249">
        <w:rPr>
          <w:vertAlign w:val="subscript"/>
        </w:rPr>
        <w:t>2</w:t>
      </w:r>
      <w:r w:rsidR="00B623B1" w:rsidRPr="00B13F95">
        <w:t xml:space="preserve">(1) = 0. </w:t>
      </w:r>
      <w:r w:rsidR="001859EB" w:rsidRPr="00B13F95">
        <w:t>This</w:t>
      </w:r>
      <w:r w:rsidR="00B623B1">
        <w:t xml:space="preserve"> also</w:t>
      </w:r>
      <w:r w:rsidR="001859EB" w:rsidRPr="00B13F95">
        <w:t xml:space="preserve"> transf</w:t>
      </w:r>
      <w:r w:rsidR="00126566">
        <w:t>ormed</w:t>
      </w:r>
      <w:r w:rsidR="001859EB" w:rsidRPr="00B13F95">
        <w:t xml:space="preserve"> </w:t>
      </w:r>
      <w:r w:rsidR="00CC5153">
        <w:t>a</w:t>
      </w:r>
      <w:r w:rsidR="00752D65">
        <w:t>ny</w:t>
      </w:r>
      <w:r w:rsidR="00CC5153">
        <w:t xml:space="preserve"> </w:t>
      </w:r>
      <w:r w:rsidR="00954EC0">
        <w:t>log</w:t>
      </w:r>
      <w:r w:rsidR="004322C6">
        <w:t>-</w:t>
      </w:r>
      <w:r w:rsidR="00CC5153">
        <w:t>BUR</w:t>
      </w:r>
      <w:r w:rsidR="001859EB" w:rsidRPr="00B13F95">
        <w:t xml:space="preserve"> </w:t>
      </w:r>
      <w:r w:rsidR="00954EC0">
        <w:t xml:space="preserve">of </w:t>
      </w:r>
      <w:r w:rsidR="00CC5153">
        <w:t>a</w:t>
      </w:r>
      <w:r w:rsidR="00BB6B5C">
        <w:t xml:space="preserve"> short-long pattern</w:t>
      </w:r>
      <w:r w:rsidR="001859EB" w:rsidRPr="00B13F95">
        <w:t xml:space="preserve"> </w:t>
      </w:r>
      <w:r w:rsidR="00CC5153">
        <w:t>in</w:t>
      </w:r>
      <w:r w:rsidR="001859EB" w:rsidRPr="00B13F95">
        <w:t>to the negative value of th</w:t>
      </w:r>
      <w:r w:rsidR="00752D65">
        <w:t xml:space="preserve">e </w:t>
      </w:r>
      <w:r w:rsidR="00954EC0">
        <w:t>log</w:t>
      </w:r>
      <w:r w:rsidR="004322C6">
        <w:t>-</w:t>
      </w:r>
      <w:r w:rsidR="00752D65">
        <w:t>BUR of the corresponding long-</w:t>
      </w:r>
      <w:r w:rsidR="00FE066D">
        <w:t>short pattern;</w:t>
      </w:r>
      <w:r w:rsidR="001859EB" w:rsidRPr="00B13F95">
        <w:t xml:space="preserve"> </w:t>
      </w:r>
      <w:r w:rsidR="00FE066D">
        <w:t>f</w:t>
      </w:r>
      <w:r w:rsidR="00B623B1">
        <w:t>or example, a</w:t>
      </w:r>
      <w:r w:rsidR="001859EB" w:rsidRPr="00B13F95">
        <w:t xml:space="preserve"> perfect triplet BUR of 2:1 is mapped to 1, whereas the inverse BUR 1:2 is mapped to </w:t>
      </w:r>
      <w:r w:rsidR="00954EC0">
        <w:t>–</w:t>
      </w:r>
      <w:r w:rsidR="001859EB" w:rsidRPr="00B13F95">
        <w:t xml:space="preserve">1. </w:t>
      </w:r>
      <w:commentRangeStart w:id="397"/>
      <w:commentRangeStart w:id="398"/>
      <w:ins w:id="399" w:author="Klaus Frieler" w:date="2020-07-27T18:24:00Z">
        <w:r w:rsidR="004322C6">
          <w:t>Arithmetic means of log-BUR values are then equivalent to geometrical means of BUR.</w:t>
        </w:r>
      </w:ins>
      <w:commentRangeEnd w:id="397"/>
      <w:r w:rsidR="00624843">
        <w:rPr>
          <w:rStyle w:val="Kommentarzeichen"/>
        </w:rPr>
        <w:commentReference w:id="397"/>
      </w:r>
      <w:commentRangeEnd w:id="398"/>
      <w:r w:rsidR="00992C57">
        <w:rPr>
          <w:rStyle w:val="Kommentarzeichen"/>
        </w:rPr>
        <w:commentReference w:id="398"/>
      </w:r>
    </w:p>
    <w:p w14:paraId="0C16689C" w14:textId="1001EF7A" w:rsidR="00B623B1" w:rsidRDefault="004D5B04" w:rsidP="001859EB">
      <w:pPr>
        <w:spacing w:after="120" w:line="276" w:lineRule="auto"/>
        <w:jc w:val="both"/>
      </w:pPr>
      <w:r>
        <w:t xml:space="preserve">To further facilitate </w:t>
      </w:r>
      <w:r w:rsidR="001859EB" w:rsidRPr="00B13F95">
        <w:t xml:space="preserve">analysis, we grouped </w:t>
      </w:r>
      <w:r w:rsidR="00E40836">
        <w:t>B</w:t>
      </w:r>
      <w:r w:rsidR="001859EB" w:rsidRPr="00B13F95">
        <w:t xml:space="preserve">URs into three </w:t>
      </w:r>
      <w:r w:rsidR="009F4A18">
        <w:t>types</w:t>
      </w:r>
      <w:r w:rsidR="001859EB" w:rsidRPr="00B13F95">
        <w:t xml:space="preserve">: </w:t>
      </w:r>
    </w:p>
    <w:p w14:paraId="6CFB8FA2" w14:textId="0DBF1136" w:rsidR="00B623B1" w:rsidRDefault="00B623B1" w:rsidP="00B623B1">
      <w:pPr>
        <w:pStyle w:val="Listenabsatz"/>
        <w:numPr>
          <w:ilvl w:val="0"/>
          <w:numId w:val="9"/>
        </w:numPr>
        <w:spacing w:after="120" w:line="276" w:lineRule="auto"/>
        <w:jc w:val="both"/>
      </w:pPr>
      <w:r>
        <w:t>T</w:t>
      </w:r>
      <w:r w:rsidR="001859EB" w:rsidRPr="00B13F95">
        <w:t xml:space="preserve">he ‘snap’ </w:t>
      </w:r>
      <w:r w:rsidR="007E6CDB">
        <w:t>type</w:t>
      </w:r>
      <w:r w:rsidR="001859EB" w:rsidRPr="00B13F95">
        <w:t xml:space="preserve"> </w:t>
      </w:r>
      <w:r>
        <w:t>(short-long beat subdivisions), defined as log</w:t>
      </w:r>
      <w:r w:rsidRPr="005A7A3B">
        <w:rPr>
          <w:vertAlign w:val="subscript"/>
        </w:rPr>
        <w:t>2</w:t>
      </w:r>
      <w:r>
        <w:t>(BUR)</w:t>
      </w:r>
      <w:r w:rsidR="00954EC0">
        <w:t> </w:t>
      </w:r>
      <w:r>
        <w:t>&lt;</w:t>
      </w:r>
      <w:r w:rsidR="00954EC0">
        <w:t> –</w:t>
      </w:r>
      <w:r>
        <w:t>0</w:t>
      </w:r>
      <w:r w:rsidR="001859EB" w:rsidRPr="00B13F95">
        <w:t>.5 (i.e.</w:t>
      </w:r>
      <w:del w:id="400" w:author="Christopher Corcoran" w:date="2020-08-09T18:03:00Z">
        <w:r w:rsidR="00954EC0" w:rsidDel="005A7A3B">
          <w:delText>,</w:delText>
        </w:r>
      </w:del>
      <w:r w:rsidR="001859EB" w:rsidRPr="00B13F95">
        <w:t xml:space="preserve"> </w:t>
      </w:r>
      <w:r>
        <w:t>BUR</w:t>
      </w:r>
      <w:r w:rsidR="00954EC0">
        <w:t> </w:t>
      </w:r>
      <w:r>
        <w:t>&lt;</w:t>
      </w:r>
      <w:r w:rsidR="00954EC0">
        <w:t> </w:t>
      </w:r>
      <w:ins w:id="401" w:author="Christopher Corcoran" w:date="2020-08-09T18:02:00Z">
        <w:r w:rsidR="005A7A3B">
          <w:t>0</w:t>
        </w:r>
      </w:ins>
      <w:r>
        <w:t>.707)</w:t>
      </w:r>
      <w:r w:rsidR="001859EB" w:rsidRPr="00B13F95">
        <w:t xml:space="preserve"> </w:t>
      </w:r>
    </w:p>
    <w:p w14:paraId="02FEC185" w14:textId="04957DC9" w:rsidR="00B623B1" w:rsidRDefault="00B623B1" w:rsidP="00B623B1">
      <w:pPr>
        <w:pStyle w:val="Listenabsatz"/>
        <w:numPr>
          <w:ilvl w:val="0"/>
          <w:numId w:val="9"/>
        </w:numPr>
        <w:spacing w:after="120" w:line="276" w:lineRule="auto"/>
        <w:jc w:val="both"/>
      </w:pPr>
      <w:r>
        <w:t>T</w:t>
      </w:r>
      <w:r w:rsidR="001859EB" w:rsidRPr="00B13F95">
        <w:t xml:space="preserve">he ‘even’ </w:t>
      </w:r>
      <w:r w:rsidR="007E6CDB">
        <w:t>type</w:t>
      </w:r>
      <w:r w:rsidR="001859EB" w:rsidRPr="00B13F95">
        <w:t xml:space="preserve"> </w:t>
      </w:r>
      <w:r>
        <w:t xml:space="preserve">(even beat subdivisions), defined as </w:t>
      </w:r>
      <w:r w:rsidR="00954EC0">
        <w:t>-</w:t>
      </w:r>
      <w:r>
        <w:t>0</w:t>
      </w:r>
      <w:r w:rsidR="000648F7">
        <w:t>.5</w:t>
      </w:r>
      <w:r w:rsidR="00954EC0">
        <w:t> </w:t>
      </w:r>
      <w:r w:rsidR="000648F7">
        <w:t>&lt;</w:t>
      </w:r>
      <w:r w:rsidR="00954EC0">
        <w:t> </w:t>
      </w:r>
      <w:r>
        <w:t>log</w:t>
      </w:r>
      <w:r w:rsidRPr="005A7A3B">
        <w:rPr>
          <w:vertAlign w:val="subscript"/>
        </w:rPr>
        <w:t>2</w:t>
      </w:r>
      <w:r>
        <w:t>(BUR)</w:t>
      </w:r>
      <w:r w:rsidR="00954EC0">
        <w:t> </w:t>
      </w:r>
      <w:r>
        <w:t>&lt;</w:t>
      </w:r>
      <w:r w:rsidR="00954EC0">
        <w:t> </w:t>
      </w:r>
      <w:r>
        <w:t>0</w:t>
      </w:r>
      <w:r w:rsidR="001859EB" w:rsidRPr="00B13F95">
        <w:t>.5 (i.e.</w:t>
      </w:r>
      <w:del w:id="402" w:author="Christopher Corcoran" w:date="2020-08-09T18:03:00Z">
        <w:r w:rsidR="00954EC0" w:rsidDel="005A7A3B">
          <w:delText>,</w:delText>
        </w:r>
      </w:del>
      <w:r w:rsidR="001859EB" w:rsidRPr="00B13F95">
        <w:t xml:space="preserve"> </w:t>
      </w:r>
      <w:r>
        <w:t>0.</w:t>
      </w:r>
      <w:r w:rsidR="00954EC0">
        <w:t>707 </w:t>
      </w:r>
      <w:r>
        <w:t>&lt;</w:t>
      </w:r>
      <w:r w:rsidR="00954EC0">
        <w:t> </w:t>
      </w:r>
      <w:r>
        <w:t>BUR</w:t>
      </w:r>
      <w:r w:rsidR="00954EC0">
        <w:t> </w:t>
      </w:r>
      <w:r>
        <w:t>&lt;</w:t>
      </w:r>
      <w:r w:rsidR="00954EC0">
        <w:t> </w:t>
      </w:r>
      <w:r>
        <w:t>1.41)</w:t>
      </w:r>
    </w:p>
    <w:p w14:paraId="08898788" w14:textId="42F6B65E" w:rsidR="001859EB" w:rsidRPr="00B13F95" w:rsidRDefault="00B623B1" w:rsidP="00B623B1">
      <w:pPr>
        <w:pStyle w:val="Listenabsatz"/>
        <w:numPr>
          <w:ilvl w:val="0"/>
          <w:numId w:val="9"/>
        </w:numPr>
        <w:spacing w:after="120" w:line="276" w:lineRule="auto"/>
        <w:jc w:val="both"/>
      </w:pPr>
      <w:r>
        <w:t>T</w:t>
      </w:r>
      <w:r w:rsidR="001859EB" w:rsidRPr="00B13F95">
        <w:t xml:space="preserve">he ‘swung’ </w:t>
      </w:r>
      <w:r w:rsidR="007E6CDB">
        <w:t>type</w:t>
      </w:r>
      <w:r w:rsidR="001859EB" w:rsidRPr="00B13F95">
        <w:t xml:space="preserve"> </w:t>
      </w:r>
      <w:r>
        <w:t>(long-short beat subdivisions), defined as log</w:t>
      </w:r>
      <w:r w:rsidRPr="005A7A3B">
        <w:rPr>
          <w:vertAlign w:val="subscript"/>
        </w:rPr>
        <w:t>2</w:t>
      </w:r>
      <w:r>
        <w:t>(</w:t>
      </w:r>
      <w:r w:rsidR="001859EB" w:rsidRPr="00B13F95">
        <w:t>BUR</w:t>
      </w:r>
      <w:r>
        <w:t>)</w:t>
      </w:r>
      <w:r w:rsidR="00954EC0">
        <w:t> </w:t>
      </w:r>
      <w:r w:rsidR="001859EB" w:rsidRPr="00B13F95">
        <w:t>&gt;</w:t>
      </w:r>
      <w:r w:rsidR="00954EC0">
        <w:t> </w:t>
      </w:r>
      <w:r>
        <w:t>0</w:t>
      </w:r>
      <w:r w:rsidR="001859EB" w:rsidRPr="00B13F95">
        <w:t>.5 (i.e.</w:t>
      </w:r>
      <w:del w:id="403" w:author="Christopher Corcoran" w:date="2020-08-09T18:03:00Z">
        <w:r w:rsidR="00954EC0" w:rsidDel="005A7A3B">
          <w:delText>,</w:delText>
        </w:r>
      </w:del>
      <w:r w:rsidR="001859EB" w:rsidRPr="00B13F95">
        <w:t xml:space="preserve"> BUR</w:t>
      </w:r>
      <w:r w:rsidR="00954EC0">
        <w:t> </w:t>
      </w:r>
      <w:r w:rsidR="001859EB" w:rsidRPr="00B13F95">
        <w:t>&gt;</w:t>
      </w:r>
      <w:r w:rsidR="00954EC0">
        <w:t> </w:t>
      </w:r>
      <w:r w:rsidR="001859EB" w:rsidRPr="00B13F95">
        <w:t>1.41:1).</w:t>
      </w:r>
    </w:p>
    <w:p w14:paraId="1F212940" w14:textId="684DF9A6" w:rsidR="001859EB" w:rsidRDefault="002E1967" w:rsidP="001859EB">
      <w:pPr>
        <w:spacing w:after="120" w:line="276" w:lineRule="auto"/>
        <w:jc w:val="both"/>
        <w:rPr>
          <w:ins w:id="404" w:author="Christopher Corcoran" w:date="2020-08-16T14:48:00Z"/>
        </w:rPr>
      </w:pPr>
      <w:ins w:id="405" w:author="Klaus Frieler" w:date="2020-07-17T20:20:00Z">
        <w:r>
          <w:t>The threshold</w:t>
        </w:r>
      </w:ins>
      <w:ins w:id="406" w:author="Klaus Frieler" w:date="2020-07-17T20:21:00Z">
        <w:r>
          <w:t>s</w:t>
        </w:r>
      </w:ins>
      <w:ins w:id="407" w:author="Klaus Frieler" w:date="2020-07-17T20:20:00Z">
        <w:r>
          <w:t xml:space="preserve"> for these groups are </w:t>
        </w:r>
      </w:ins>
      <w:ins w:id="408" w:author="Klaus Frieler" w:date="2020-07-17T20:21:00Z">
        <w:r>
          <w:t xml:space="preserve">based on </w:t>
        </w:r>
      </w:ins>
      <w:ins w:id="409" w:author="Christopher Corcoran" w:date="2020-08-09T18:05:00Z">
        <w:r w:rsidR="0046158D">
          <w:t>estimations</w:t>
        </w:r>
      </w:ins>
      <w:ins w:id="410" w:author="Klaus Frieler" w:date="2020-07-17T20:21:00Z">
        <w:del w:id="411" w:author="Christopher Corcoran" w:date="2020-08-09T18:05:00Z">
          <w:r w:rsidDel="0046158D">
            <w:delText>simplicity</w:delText>
          </w:r>
        </w:del>
        <w:r>
          <w:t xml:space="preserve">, </w:t>
        </w:r>
      </w:ins>
      <w:ins w:id="412" w:author="Klaus Frieler" w:date="2020-07-17T20:20:00Z">
        <w:del w:id="413" w:author="Christopher Corcoran" w:date="2020-08-09T18:06:00Z">
          <w:r w:rsidDel="0046158D">
            <w:delText>but represent reasonable ranges</w:delText>
          </w:r>
        </w:del>
      </w:ins>
      <w:ins w:id="414" w:author="Klaus Frieler" w:date="2020-07-17T20:21:00Z">
        <w:del w:id="415" w:author="Christopher Corcoran" w:date="2020-08-09T18:06:00Z">
          <w:r w:rsidDel="0046158D">
            <w:delText xml:space="preserve"> nonetheless</w:delText>
          </w:r>
        </w:del>
      </w:ins>
      <w:ins w:id="416" w:author="Klaus Frieler" w:date="2020-07-17T20:20:00Z">
        <w:del w:id="417" w:author="Christopher Corcoran" w:date="2020-08-09T18:06:00Z">
          <w:r w:rsidDel="0046158D">
            <w:delText>. They</w:delText>
          </w:r>
        </w:del>
      </w:ins>
      <w:ins w:id="418" w:author="Christopher Corcoran" w:date="2020-08-09T18:06:00Z">
        <w:r w:rsidR="00733F8E">
          <w:t>since</w:t>
        </w:r>
        <w:r w:rsidR="0046158D">
          <w:t xml:space="preserve"> they merely</w:t>
        </w:r>
      </w:ins>
      <w:ins w:id="419" w:author="Klaus Frieler" w:date="2020-07-17T20:20:00Z">
        <w:r>
          <w:t xml:space="preserve"> serve </w:t>
        </w:r>
      </w:ins>
      <w:ins w:id="420" w:author="Klaus Frieler" w:date="2020-07-17T20:21:00Z">
        <w:del w:id="421" w:author="Christopher Corcoran" w:date="2020-08-09T18:06:00Z">
          <w:r w:rsidDel="00733F8E">
            <w:delText>to give a</w:delText>
          </w:r>
        </w:del>
      </w:ins>
      <w:ins w:id="422" w:author="Christopher Corcoran" w:date="2020-08-09T18:06:00Z">
        <w:r w:rsidR="00733F8E">
          <w:t>as</w:t>
        </w:r>
      </w:ins>
      <w:ins w:id="423" w:author="Klaus Frieler" w:date="2020-07-17T20:21:00Z">
        <w:r>
          <w:t xml:space="preserve"> </w:t>
        </w:r>
      </w:ins>
      <w:ins w:id="424" w:author="Christopher Corcoran" w:date="2020-08-09T18:06:00Z">
        <w:r w:rsidR="00733F8E">
          <w:t xml:space="preserve">illustrative </w:t>
        </w:r>
        <w:r w:rsidR="00733F8E">
          <w:lastRenderedPageBreak/>
          <w:t>delineation</w:t>
        </w:r>
      </w:ins>
      <w:ins w:id="425" w:author="Christopher Corcoran" w:date="2020-08-09T18:07:00Z">
        <w:r w:rsidR="00733F8E">
          <w:t>s</w:t>
        </w:r>
      </w:ins>
      <w:ins w:id="426" w:author="Christopher Corcoran" w:date="2020-08-09T18:06:00Z">
        <w:r w:rsidR="00733F8E">
          <w:t xml:space="preserve"> </w:t>
        </w:r>
      </w:ins>
      <w:ins w:id="427" w:author="Klaus Frieler" w:date="2020-07-17T20:21:00Z">
        <w:del w:id="428" w:author="Christopher Corcoran" w:date="2020-08-09T18:07:00Z">
          <w:r w:rsidDel="00733F8E">
            <w:delText xml:space="preserve">rough orientation </w:delText>
          </w:r>
        </w:del>
      </w:ins>
      <w:ins w:id="429" w:author="Klaus Frieler" w:date="2020-07-17T20:22:00Z">
        <w:del w:id="430" w:author="Christopher Corcoran" w:date="2020-08-09T18:07:00Z">
          <w:r w:rsidDel="00733F8E">
            <w:delText xml:space="preserve">for the different </w:delText>
          </w:r>
        </w:del>
      </w:ins>
      <w:ins w:id="431" w:author="Klaus Frieler" w:date="2020-07-17T20:21:00Z">
        <w:del w:id="432" w:author="Christopher Corcoran" w:date="2020-08-09T18:07:00Z">
          <w:r w:rsidDel="00733F8E">
            <w:delText>BUR regimes</w:delText>
          </w:r>
        </w:del>
      </w:ins>
      <w:ins w:id="433" w:author="Christopher Corcoran" w:date="2020-08-09T18:07:00Z">
        <w:r w:rsidR="00733F8E">
          <w:t>when discussing BUR values</w:t>
        </w:r>
      </w:ins>
      <w:ins w:id="434" w:author="Klaus Frieler" w:date="2020-07-27T18:25:00Z">
        <w:r w:rsidR="004322C6">
          <w:t xml:space="preserve"> and </w:t>
        </w:r>
      </w:ins>
      <w:ins w:id="435" w:author="Christopher Corcoran" w:date="2020-08-09T18:07:00Z">
        <w:r w:rsidR="00D3244A">
          <w:t xml:space="preserve">therefore </w:t>
        </w:r>
      </w:ins>
      <w:ins w:id="436" w:author="Klaus Frieler" w:date="2020-07-27T18:25:00Z">
        <w:r w:rsidR="004322C6">
          <w:t>are not crucial for our findings here.</w:t>
        </w:r>
      </w:ins>
    </w:p>
    <w:p w14:paraId="28C0A794" w14:textId="77777777" w:rsidR="002A06EA" w:rsidRPr="00B13F95" w:rsidRDefault="002A06EA" w:rsidP="001859EB">
      <w:pPr>
        <w:spacing w:after="120" w:line="276" w:lineRule="auto"/>
        <w:jc w:val="both"/>
      </w:pPr>
    </w:p>
    <w:p w14:paraId="5638429B" w14:textId="136FF817" w:rsidR="001859EB" w:rsidRPr="00B13F95" w:rsidRDefault="005B3226" w:rsidP="00A26E6D">
      <w:pPr>
        <w:pStyle w:val="berschrift2"/>
      </w:pPr>
      <w:r>
        <w:t xml:space="preserve">3. </w:t>
      </w:r>
      <w:r w:rsidR="001859EB" w:rsidRPr="00B13F95">
        <w:t>Results</w:t>
      </w:r>
    </w:p>
    <w:p w14:paraId="3E949650" w14:textId="77777777" w:rsidR="00E6096D" w:rsidRDefault="00E6096D" w:rsidP="001859EB">
      <w:pPr>
        <w:spacing w:after="120" w:line="276" w:lineRule="auto"/>
        <w:jc w:val="both"/>
      </w:pPr>
    </w:p>
    <w:p w14:paraId="65575C64" w14:textId="56F9A063" w:rsidR="00E6096D" w:rsidRPr="00E6096D" w:rsidRDefault="00E6096D" w:rsidP="005B3226">
      <w:pPr>
        <w:pStyle w:val="berschrift3"/>
      </w:pPr>
      <w:r>
        <w:t>Global results</w:t>
      </w:r>
    </w:p>
    <w:p w14:paraId="345AAEF4" w14:textId="4D6B8212" w:rsidR="00AF7653" w:rsidRPr="00954EC0" w:rsidRDefault="00265C8A" w:rsidP="005D4258">
      <w:pPr>
        <w:spacing w:after="120" w:line="276" w:lineRule="auto"/>
        <w:jc w:val="both"/>
      </w:pPr>
      <w:r>
        <w:t>Overall</w:t>
      </w:r>
      <w:r w:rsidR="001859EB" w:rsidRPr="00B13F95">
        <w:t xml:space="preserve">, </w:t>
      </w:r>
      <w:r w:rsidR="00EC5CAA">
        <w:t>event</w:t>
      </w:r>
      <w:r w:rsidR="001859EB" w:rsidRPr="00B13F95">
        <w:t xml:space="preserve"> triples </w:t>
      </w:r>
      <w:r w:rsidR="006F0C3A">
        <w:t>(i.e.</w:t>
      </w:r>
      <w:ins w:id="437" w:author="Klaus Frieler" w:date="2020-07-16T19:16:00Z">
        <w:r w:rsidR="00954EC0">
          <w:t>,</w:t>
        </w:r>
      </w:ins>
      <w:r w:rsidR="006F0C3A">
        <w:t xml:space="preserve"> groups </w:t>
      </w:r>
      <w:ins w:id="438" w:author="Christopher Corcoran" w:date="2020-08-09T18:07:00Z">
        <w:r w:rsidR="00CC2075">
          <w:t>o</w:t>
        </w:r>
      </w:ins>
      <w:del w:id="439" w:author="Christopher Corcoran" w:date="2020-08-09T18:07:00Z">
        <w:r w:rsidR="006F0C3A" w:rsidDel="00CC2075">
          <w:delText>i</w:delText>
        </w:r>
      </w:del>
      <w:r w:rsidR="006F0C3A">
        <w:t xml:space="preserve">f three consecutive eighth notes that start on a beat) </w:t>
      </w:r>
      <w:r w:rsidR="001859EB" w:rsidRPr="00B13F95">
        <w:t xml:space="preserve">are </w:t>
      </w:r>
      <w:del w:id="440" w:author="Christopher Corcoran" w:date="2020-08-09T18:10:00Z">
        <w:r w:rsidR="001859EB" w:rsidRPr="00B13F95" w:rsidDel="005D4258">
          <w:delText xml:space="preserve">rather </w:delText>
        </w:r>
      </w:del>
      <w:ins w:id="441" w:author="Christopher Corcoran" w:date="2020-08-09T18:10:00Z">
        <w:r w:rsidR="005D4258">
          <w:t xml:space="preserve">noticeably </w:t>
        </w:r>
      </w:ins>
      <w:r w:rsidR="001859EB" w:rsidRPr="00B13F95">
        <w:t xml:space="preserve">rare in the </w:t>
      </w:r>
      <w:r w:rsidR="000648F7">
        <w:t xml:space="preserve">WJD </w:t>
      </w:r>
      <w:r w:rsidR="001859EB" w:rsidRPr="00B13F95">
        <w:t xml:space="preserve">solos. We found 14,895 triples that fulfilled our selection criteria, </w:t>
      </w:r>
      <w:r w:rsidR="00280006">
        <w:t>meaning that</w:t>
      </w:r>
      <w:r w:rsidR="00746BA7">
        <w:t xml:space="preserve"> </w:t>
      </w:r>
      <w:r w:rsidR="001566BF">
        <w:t>only about 7.4</w:t>
      </w:r>
      <w:r w:rsidR="001859EB" w:rsidRPr="00B13F95">
        <w:t xml:space="preserve">% of all note events in the WJD form the first event in a </w:t>
      </w:r>
      <w:r w:rsidR="00954EC0">
        <w:t xml:space="preserve">swung </w:t>
      </w:r>
      <w:r w:rsidR="001859EB" w:rsidRPr="00B13F95">
        <w:t xml:space="preserve">triple. </w:t>
      </w:r>
      <w:r w:rsidR="001F1100">
        <w:t>The number of triple</w:t>
      </w:r>
      <w:r w:rsidR="002E7A87">
        <w:t>s</w:t>
      </w:r>
      <w:r w:rsidR="001F1100">
        <w:t xml:space="preserve"> </w:t>
      </w:r>
      <w:r w:rsidR="005B3226">
        <w:t>also increases with tempo</w:t>
      </w:r>
      <w:r w:rsidR="001F1100">
        <w:t>:</w:t>
      </w:r>
      <w:r w:rsidR="001859EB" w:rsidRPr="00B13F95">
        <w:t xml:space="preserve"> </w:t>
      </w:r>
      <w:ins w:id="442" w:author="Christopher Corcoran" w:date="2020-08-09T18:11:00Z">
        <w:r w:rsidR="005D4258">
          <w:t>Only 1</w:t>
        </w:r>
        <w:r w:rsidR="005D4258" w:rsidRPr="00B13F95">
          <w:t xml:space="preserve">% of notes in a solo </w:t>
        </w:r>
      </w:ins>
      <w:ins w:id="443" w:author="Christopher Corcoran" w:date="2020-08-09T18:12:00Z">
        <w:r w:rsidR="005D4258">
          <w:t>i</w:t>
        </w:r>
      </w:ins>
      <w:del w:id="444" w:author="Christopher Corcoran" w:date="2020-08-09T18:12:00Z">
        <w:r w:rsidR="001859EB" w:rsidRPr="00B13F95" w:rsidDel="005D4258">
          <w:delText>I</w:delText>
        </w:r>
      </w:del>
      <w:r w:rsidR="001859EB" w:rsidRPr="00B13F95">
        <w:t xml:space="preserve">n SLOW </w:t>
      </w:r>
      <w:r w:rsidR="00954EC0">
        <w:t>(&lt;60 b</w:t>
      </w:r>
      <w:ins w:id="445" w:author="Christopher Corcoran" w:date="2020-08-09T18:08:00Z">
        <w:r w:rsidR="00A63FFC">
          <w:t xml:space="preserve">eats </w:t>
        </w:r>
      </w:ins>
      <w:ins w:id="446" w:author="Klaus Frieler" w:date="2020-07-16T19:19:00Z">
        <w:r w:rsidR="00954EC0">
          <w:t>p</w:t>
        </w:r>
      </w:ins>
      <w:ins w:id="447" w:author="Christopher Corcoran" w:date="2020-08-09T18:08:00Z">
        <w:r w:rsidR="00A63FFC">
          <w:t xml:space="preserve">er </w:t>
        </w:r>
      </w:ins>
      <w:ins w:id="448" w:author="Klaus Frieler" w:date="2020-07-16T19:19:00Z">
        <w:r w:rsidR="00954EC0">
          <w:t>m</w:t>
        </w:r>
      </w:ins>
      <w:ins w:id="449" w:author="Christopher Corcoran" w:date="2020-08-09T18:08:00Z">
        <w:r w:rsidR="00A63FFC">
          <w:t>inute</w:t>
        </w:r>
      </w:ins>
      <w:ins w:id="450" w:author="Klaus Frieler" w:date="2020-07-16T19:19:00Z">
        <w:r w:rsidR="00954EC0">
          <w:t xml:space="preserve">) </w:t>
        </w:r>
      </w:ins>
      <w:r w:rsidR="001859EB" w:rsidRPr="00B13F95">
        <w:t xml:space="preserve">and MEDIUM SLOW </w:t>
      </w:r>
      <w:del w:id="451" w:author="Christopher Corcoran" w:date="2020-08-09T18:12:00Z">
        <w:r w:rsidR="001F1100" w:rsidDel="005D4258">
          <w:delText>tempi</w:delText>
        </w:r>
        <w:r w:rsidR="001859EB" w:rsidRPr="00B13F95" w:rsidDel="005D4258">
          <w:delText xml:space="preserve"> </w:delText>
        </w:r>
      </w:del>
      <w:r w:rsidR="00954EC0">
        <w:t xml:space="preserve">(60–100 bpm) </w:t>
      </w:r>
      <w:ins w:id="452" w:author="Christopher Corcoran" w:date="2020-08-09T18:12:00Z">
        <w:r w:rsidR="005D4258">
          <w:t>tempi</w:t>
        </w:r>
        <w:r w:rsidR="005D4258" w:rsidRPr="00B13F95">
          <w:t xml:space="preserve"> </w:t>
        </w:r>
        <w:r w:rsidR="005D4258">
          <w:t xml:space="preserve">categories </w:t>
        </w:r>
      </w:ins>
      <w:r w:rsidR="001859EB" w:rsidRPr="00B13F95">
        <w:t>together</w:t>
      </w:r>
      <w:del w:id="453" w:author="Christopher Corcoran" w:date="2020-08-09T18:12:00Z">
        <w:r w:rsidR="001F1100" w:rsidDel="005D4258">
          <w:delText>,</w:delText>
        </w:r>
      </w:del>
      <w:r w:rsidR="001F1100">
        <w:t xml:space="preserve"> </w:t>
      </w:r>
      <w:del w:id="454" w:author="Christopher Corcoran" w:date="2020-08-09T18:11:00Z">
        <w:r w:rsidR="001F1100" w:rsidDel="005D4258">
          <w:delText>only 1</w:delText>
        </w:r>
        <w:r w:rsidR="001859EB" w:rsidRPr="00B13F95" w:rsidDel="005D4258">
          <w:delText xml:space="preserve">% of notes in a solo </w:delText>
        </w:r>
      </w:del>
      <w:r w:rsidR="001859EB" w:rsidRPr="00B13F95">
        <w:t>start a tr</w:t>
      </w:r>
      <w:r w:rsidR="001F1100">
        <w:t>iple</w:t>
      </w:r>
      <w:ins w:id="455" w:author="Christopher Corcoran" w:date="2020-08-09T18:08:00Z">
        <w:r w:rsidR="00FD6CAD">
          <w:t>;</w:t>
        </w:r>
      </w:ins>
      <w:del w:id="456" w:author="Christopher Corcoran" w:date="2020-08-09T18:08:00Z">
        <w:r w:rsidR="001F1100" w:rsidDel="00FD6CAD">
          <w:delText>,</w:delText>
        </w:r>
      </w:del>
      <w:r w:rsidR="001F1100">
        <w:t xml:space="preserve"> in MEDIUM tempo </w:t>
      </w:r>
      <w:r w:rsidR="00954EC0">
        <w:t xml:space="preserve">(100–140 bpm) </w:t>
      </w:r>
      <w:r w:rsidR="001F1100">
        <w:t xml:space="preserve">about 2.3%, in MEDIUM UP </w:t>
      </w:r>
      <w:r w:rsidR="00954EC0">
        <w:t xml:space="preserve">(140–180 bpm) </w:t>
      </w:r>
      <w:r w:rsidR="001F1100">
        <w:t xml:space="preserve">5% and in UP tempo </w:t>
      </w:r>
      <w:r w:rsidR="00954EC0">
        <w:t xml:space="preserve">(&gt; 180 bpm) </w:t>
      </w:r>
      <w:r w:rsidR="001F1100">
        <w:t>12</w:t>
      </w:r>
      <w:r w:rsidR="001859EB" w:rsidRPr="00B13F95">
        <w:t>% do so.</w:t>
      </w:r>
      <w:r w:rsidR="00954EC0" w:rsidRPr="00954EC0" w:rsidDel="00954EC0">
        <w:t xml:space="preserve"> </w:t>
      </w:r>
      <w:r w:rsidR="00B30278">
        <w:t xml:space="preserve">Furthermore, </w:t>
      </w:r>
      <w:del w:id="457" w:author="Christopher Corcoran" w:date="2020-08-09T18:09:00Z">
        <w:r w:rsidR="00B30278" w:rsidDel="001B1E0E">
          <w:delText xml:space="preserve">there were </w:delText>
        </w:r>
      </w:del>
      <w:r w:rsidR="00B30278">
        <w:t xml:space="preserve">21 out of 456 solos </w:t>
      </w:r>
      <w:del w:id="458" w:author="Christopher Corcoran" w:date="2020-08-09T18:09:00Z">
        <w:r w:rsidR="00B30278" w:rsidDel="001B1E0E">
          <w:delText xml:space="preserve">that </w:delText>
        </w:r>
      </w:del>
      <w:r w:rsidR="00B30278">
        <w:t xml:space="preserve">contained no </w:t>
      </w:r>
      <w:del w:id="459" w:author="Christopher Corcoran" w:date="2020-08-09T18:10:00Z">
        <w:r w:rsidR="00B30278" w:rsidDel="003A7304">
          <w:delText xml:space="preserve">such </w:delText>
        </w:r>
      </w:del>
      <w:r w:rsidR="00B30278">
        <w:t xml:space="preserve">triple, </w:t>
      </w:r>
      <w:del w:id="460" w:author="Christopher Corcoran" w:date="2020-08-09T18:09:00Z">
        <w:r w:rsidR="00B30278" w:rsidDel="001B1E0E">
          <w:delText>from</w:delText>
        </w:r>
      </w:del>
      <w:ins w:id="461" w:author="Christopher Corcoran" w:date="2020-08-09T18:09:00Z">
        <w:r w:rsidR="001B1E0E">
          <w:t>of</w:t>
        </w:r>
      </w:ins>
      <w:ins w:id="462" w:author="Klaus Frieler" w:date="2020-07-27T20:47:00Z">
        <w:r w:rsidR="00B30278">
          <w:t xml:space="preserve"> </w:t>
        </w:r>
      </w:ins>
      <w:r w:rsidR="00B30278">
        <w:t>which 15 were ballads (</w:t>
      </w:r>
      <w:r w:rsidR="001D7A66">
        <w:t>i.e.</w:t>
      </w:r>
      <w:del w:id="463" w:author="Christopher Corcoran" w:date="2020-08-09T18:09:00Z">
        <w:r w:rsidR="001D7A66" w:rsidDel="001B1E0E">
          <w:delText>,</w:delText>
        </w:r>
      </w:del>
      <w:r w:rsidR="001D7A66">
        <w:t xml:space="preserve"> </w:t>
      </w:r>
      <w:r w:rsidR="00B30278">
        <w:t>temp</w:t>
      </w:r>
      <w:r w:rsidR="001D7A66">
        <w:t xml:space="preserve">o </w:t>
      </w:r>
      <w:r w:rsidR="00B30278">
        <w:t>class SLOW).</w:t>
      </w:r>
      <w:ins w:id="464" w:author="Christopher Corcoran" w:date="2020-08-09T18:12:00Z">
        <w:r w:rsidR="00507C75">
          <w:t xml:space="preserve"> Therefore</w:t>
        </w:r>
      </w:ins>
      <w:ins w:id="465" w:author="Christopher Corcoran" w:date="2020-08-09T18:13:00Z">
        <w:r w:rsidR="005639C9">
          <w:t>,</w:t>
        </w:r>
      </w:ins>
      <w:ins w:id="466" w:author="Christopher Corcoran" w:date="2020-08-09T18:12:00Z">
        <w:r w:rsidR="00507C75">
          <w:t xml:space="preserve"> </w:t>
        </w:r>
      </w:ins>
      <w:ins w:id="467" w:author="Christopher Corcoran" w:date="2020-08-09T18:13:00Z">
        <w:r w:rsidR="005639C9">
          <w:t>eighth note</w:t>
        </w:r>
      </w:ins>
      <w:ins w:id="468" w:author="Christopher Corcoran" w:date="2020-08-16T14:49:00Z">
        <w:r w:rsidR="002A06EA">
          <w:t xml:space="preserve"> </w:t>
        </w:r>
      </w:ins>
      <w:ins w:id="469" w:author="Christopher Corcoran" w:date="2020-08-09T18:13:00Z">
        <w:r w:rsidR="005639C9">
          <w:t>s</w:t>
        </w:r>
      </w:ins>
      <w:ins w:id="470" w:author="Christopher Corcoran" w:date="2020-08-16T14:49:00Z">
        <w:r w:rsidR="002A06EA">
          <w:t>equences that might be swung</w:t>
        </w:r>
      </w:ins>
      <w:ins w:id="471" w:author="Christopher Corcoran" w:date="2020-08-09T18:13:00Z">
        <w:r w:rsidR="005639C9">
          <w:t xml:space="preserve"> are more likely to be found at higher tempi. </w:t>
        </w:r>
      </w:ins>
    </w:p>
    <w:p w14:paraId="0786DA9D" w14:textId="0DAC440F" w:rsidR="00D53186" w:rsidRDefault="001859EB" w:rsidP="00954EC0">
      <w:pPr>
        <w:spacing w:after="120" w:line="276" w:lineRule="auto"/>
        <w:jc w:val="both"/>
      </w:pPr>
      <w:r w:rsidRPr="00954EC0">
        <w:t xml:space="preserve">The mean </w:t>
      </w:r>
      <w:r w:rsidR="00F44227" w:rsidRPr="00954EC0">
        <w:t>log</w:t>
      </w:r>
      <w:r w:rsidR="00F44227" w:rsidRPr="00FB1AFB">
        <w:rPr>
          <w:vertAlign w:val="subscript"/>
        </w:rPr>
        <w:t>2</w:t>
      </w:r>
      <w:r w:rsidR="00F44227" w:rsidRPr="00954EC0">
        <w:t xml:space="preserve">(BUR) </w:t>
      </w:r>
      <w:r w:rsidRPr="00954EC0">
        <w:t xml:space="preserve">value </w:t>
      </w:r>
      <w:r w:rsidR="00731005" w:rsidRPr="00954EC0">
        <w:t>is</w:t>
      </w:r>
      <w:r w:rsidRPr="00954EC0">
        <w:t xml:space="preserve"> 0.3 (BUR = 1.3:1) and the</w:t>
      </w:r>
      <w:r w:rsidR="006D73F4" w:rsidRPr="00954EC0">
        <w:t xml:space="preserve"> median value is 0.275 (</w:t>
      </w:r>
      <w:ins w:id="472" w:author="Christopher Corcoran" w:date="2020-08-09T18:15:00Z">
        <w:r w:rsidR="00302C50" w:rsidRPr="00954EC0">
          <w:t xml:space="preserve">BUR = </w:t>
        </w:r>
      </w:ins>
      <w:r w:rsidR="006D73F4" w:rsidRPr="00954EC0">
        <w:t xml:space="preserve">1.21:1). </w:t>
      </w:r>
      <w:r w:rsidR="00F44227" w:rsidRPr="00954EC0">
        <w:t>Therefo</w:t>
      </w:r>
      <w:r w:rsidR="00F44227">
        <w:t>re</w:t>
      </w:r>
      <w:ins w:id="473" w:author="Klaus Frieler" w:date="2020-07-16T19:20:00Z">
        <w:r w:rsidR="00954EC0">
          <w:t>,</w:t>
        </w:r>
      </w:ins>
      <w:r w:rsidRPr="00B13F95">
        <w:t xml:space="preserve"> the </w:t>
      </w:r>
      <w:r w:rsidR="006D73F4">
        <w:t xml:space="preserve">data’s </w:t>
      </w:r>
      <w:r w:rsidRPr="00B13F95">
        <w:t xml:space="preserve">distribution is not symmetric around 0. </w:t>
      </w:r>
      <w:r w:rsidR="006D73F4">
        <w:t xml:space="preserve">Consequently, </w:t>
      </w:r>
      <w:r w:rsidR="00AF4F6C">
        <w:t xml:space="preserve">we can conclude that </w:t>
      </w:r>
      <w:r w:rsidR="00991DB6">
        <w:t xml:space="preserve">jazz soloists </w:t>
      </w:r>
      <w:r w:rsidR="00FA1C10">
        <w:t xml:space="preserve">play with slightly uneven rather than entirely </w:t>
      </w:r>
      <w:ins w:id="474" w:author="Klaus Frieler" w:date="2020-07-16T19:21:00Z">
        <w:r w:rsidR="00954EC0">
          <w:t>‘</w:t>
        </w:r>
      </w:ins>
      <w:r w:rsidR="00FA1C10">
        <w:t>straight</w:t>
      </w:r>
      <w:ins w:id="475" w:author="Klaus Frieler" w:date="2020-07-16T19:21:00Z">
        <w:r w:rsidR="00954EC0">
          <w:t>’</w:t>
        </w:r>
      </w:ins>
      <w:r w:rsidR="00FA1C10">
        <w:t xml:space="preserve"> eighth notes</w:t>
      </w:r>
      <w:ins w:id="476" w:author="Klaus Frieler" w:date="2020-07-16T19:21:00Z">
        <w:r w:rsidR="00954EC0">
          <w:t xml:space="preserve">, </w:t>
        </w:r>
      </w:ins>
      <w:ins w:id="477" w:author="Klaus Frieler" w:date="2020-07-27T18:26:00Z">
        <w:r w:rsidR="004322C6">
          <w:t xml:space="preserve">i.e., </w:t>
        </w:r>
      </w:ins>
      <w:ins w:id="478" w:author="Christopher Corcoran" w:date="2020-08-09T18:15:00Z">
        <w:r w:rsidR="00553712">
          <w:t xml:space="preserve">they </w:t>
        </w:r>
      </w:ins>
      <w:ins w:id="479" w:author="Klaus Frieler" w:date="2020-07-16T19:21:00Z">
        <w:del w:id="480" w:author="Christopher Corcoran" w:date="2020-08-09T18:15:00Z">
          <w:r w:rsidR="00954EC0" w:rsidDel="00302C50">
            <w:delText>with</w:delText>
          </w:r>
        </w:del>
      </w:ins>
      <w:ins w:id="481" w:author="Christopher Corcoran" w:date="2020-08-09T18:15:00Z">
        <w:r w:rsidR="00302C50">
          <w:t>exhibit</w:t>
        </w:r>
      </w:ins>
      <w:ins w:id="482" w:author="Klaus Frieler" w:date="2020-07-16T19:21:00Z">
        <w:r w:rsidR="00954EC0">
          <w:t xml:space="preserve"> </w:t>
        </w:r>
      </w:ins>
      <w:r w:rsidR="00954EC0">
        <w:t>a tendency to use long-short patterns.</w:t>
      </w:r>
      <w:r w:rsidR="00991DB6">
        <w:t xml:space="preserve"> </w:t>
      </w:r>
    </w:p>
    <w:p w14:paraId="2E0D0638" w14:textId="40E0AEF7" w:rsidR="00C029D4" w:rsidRDefault="00991DB6" w:rsidP="006D73F4">
      <w:pPr>
        <w:spacing w:after="120" w:line="276" w:lineRule="auto"/>
        <w:jc w:val="both"/>
        <w:rPr>
          <w:ins w:id="483" w:author="Klaus Frieler" w:date="2020-08-18T17:41:00Z"/>
        </w:rPr>
      </w:pPr>
      <w:r>
        <w:t>However, in pre</w:t>
      </w:r>
      <w:r w:rsidR="001859EB" w:rsidRPr="00B13F95">
        <w:t>dominantly swung music</w:t>
      </w:r>
      <w:r>
        <w:t>,</w:t>
      </w:r>
      <w:r w:rsidR="001859EB" w:rsidRPr="00B13F95">
        <w:t xml:space="preserve"> one would also expect a </w:t>
      </w:r>
      <w:r w:rsidR="00D53186">
        <w:t xml:space="preserve">noticeable </w:t>
      </w:r>
      <w:r w:rsidR="001859EB" w:rsidRPr="00B13F95">
        <w:t xml:space="preserve">peak around the </w:t>
      </w:r>
      <w:r w:rsidR="00954EC0">
        <w:t xml:space="preserve">log-BUR </w:t>
      </w:r>
      <w:r w:rsidR="001859EB" w:rsidRPr="00B13F95">
        <w:t xml:space="preserve">value </w:t>
      </w:r>
      <w:r w:rsidR="00954EC0">
        <w:t xml:space="preserve">of </w:t>
      </w:r>
      <w:r w:rsidR="001859EB" w:rsidRPr="00B13F95">
        <w:t>1 (</w:t>
      </w:r>
      <w:r>
        <w:t xml:space="preserve">BUR </w:t>
      </w:r>
      <w:r w:rsidR="001859EB" w:rsidRPr="00B13F95">
        <w:t>2:1)</w:t>
      </w:r>
      <w:ins w:id="484" w:author="Christopher Corcoran" w:date="2020-08-09T18:17:00Z">
        <w:r w:rsidR="00AF7FC2">
          <w:t xml:space="preserve"> when visually inspecting the data</w:t>
        </w:r>
      </w:ins>
      <w:r>
        <w:t>.</w:t>
      </w:r>
      <w:r w:rsidR="001859EB" w:rsidRPr="00B13F95">
        <w:t xml:space="preserve"> </w:t>
      </w:r>
      <w:r>
        <w:t xml:space="preserve">Such a peak was </w:t>
      </w:r>
      <w:r w:rsidR="001859EB" w:rsidRPr="00B13F95">
        <w:t>not clearly visible</w:t>
      </w:r>
      <w:del w:id="485" w:author="Christopher Corcoran" w:date="2020-08-09T18:17:00Z">
        <w:r w:rsidR="001859EB" w:rsidRPr="00B13F95" w:rsidDel="00AF7FC2">
          <w:delText xml:space="preserve"> </w:delText>
        </w:r>
        <w:r w:rsidDel="00AF7FC2">
          <w:delText>in the data</w:delText>
        </w:r>
      </w:del>
      <w:r w:rsidR="001859EB" w:rsidRPr="00B13F95">
        <w:t>.</w:t>
      </w:r>
      <w:r>
        <w:t xml:space="preserve"> </w:t>
      </w:r>
      <w:r w:rsidR="009F16A9">
        <w:t xml:space="preserve">To investigate this issue further, </w:t>
      </w:r>
      <w:r>
        <w:t>we applied</w:t>
      </w:r>
      <w:r w:rsidR="001859EB" w:rsidRPr="00B13F95">
        <w:t xml:space="preserve"> </w:t>
      </w:r>
      <w:del w:id="486" w:author="Christopher Corcoran" w:date="2020-08-09T18:18:00Z">
        <w:r w:rsidR="001859EB" w:rsidRPr="00B13F95" w:rsidDel="00F51F04">
          <w:delText xml:space="preserve">a </w:delText>
        </w:r>
      </w:del>
      <w:r w:rsidR="001859EB" w:rsidRPr="00B13F95">
        <w:t>Gaussian mixture models</w:t>
      </w:r>
      <w:ins w:id="487" w:author="Klaus Frieler" w:date="2020-08-18T17:43:00Z">
        <w:r w:rsidR="00C029D4">
          <w:rPr>
            <w:rStyle w:val="Funotenzeichen"/>
          </w:rPr>
          <w:footnoteReference w:id="4"/>
        </w:r>
      </w:ins>
      <w:r w:rsidR="001859EB" w:rsidRPr="00B13F95">
        <w:t xml:space="preserve"> </w:t>
      </w:r>
      <w:r w:rsidR="001C07D7">
        <w:t>(from hereon: GMM</w:t>
      </w:r>
      <w:ins w:id="492" w:author="Klaus Frieler" w:date="2020-08-18T17:43:00Z">
        <w:r w:rsidR="00C029D4">
          <w:t xml:space="preserve">, </w:t>
        </w:r>
      </w:ins>
      <w:del w:id="493" w:author="Klaus Frieler" w:date="2020-08-18T17:43:00Z">
        <w:r w:rsidR="001C07D7" w:rsidDel="00C029D4">
          <w:delText xml:space="preserve">) </w:delText>
        </w:r>
        <w:r w:rsidR="001859EB" w:rsidRPr="00B13F95" w:rsidDel="00C029D4">
          <w:delText>(</w:delText>
        </w:r>
      </w:del>
      <w:r w:rsidR="001859EB" w:rsidRPr="00B13F95">
        <w:t xml:space="preserve">package </w:t>
      </w:r>
      <w:r w:rsidR="001859EB" w:rsidRPr="00A9622C">
        <w:rPr>
          <w:i/>
        </w:rPr>
        <w:t>mclust</w:t>
      </w:r>
      <w:r w:rsidR="001D4277">
        <w:t xml:space="preserve"> </w:t>
      </w:r>
      <w:r w:rsidR="00A84B58">
        <w:t xml:space="preserve">v5.4.6 for </w:t>
      </w:r>
      <w:r w:rsidR="001D4277">
        <w:t>R</w:t>
      </w:r>
      <w:r w:rsidR="00A84B58">
        <w:t xml:space="preserve"> v3.6.2</w:t>
      </w:r>
      <w:r w:rsidR="001859EB" w:rsidRPr="00B13F95">
        <w:t xml:space="preserve">) </w:t>
      </w:r>
      <w:del w:id="494" w:author="Christopher Corcoran" w:date="2020-08-09T18:18:00Z">
        <w:r w:rsidR="001859EB" w:rsidRPr="00B13F95" w:rsidDel="00F51F04">
          <w:delText xml:space="preserve">on </w:delText>
        </w:r>
      </w:del>
      <w:ins w:id="495" w:author="Christopher Corcoran" w:date="2020-08-09T18:18:00Z">
        <w:r w:rsidR="00F51F04">
          <w:t>to</w:t>
        </w:r>
        <w:r w:rsidR="00F51F04" w:rsidRPr="00B13F95">
          <w:t xml:space="preserve"> </w:t>
        </w:r>
      </w:ins>
      <w:r w:rsidR="001859EB" w:rsidRPr="00B13F95">
        <w:t xml:space="preserve">the log-BUR distribution, </w:t>
      </w:r>
      <w:r w:rsidR="007505EF">
        <w:t>allowing the</w:t>
      </w:r>
      <w:r w:rsidR="001859EB" w:rsidRPr="00B13F95">
        <w:t xml:space="preserve"> optimal numbers of clusters </w:t>
      </w:r>
      <w:r w:rsidR="007505EF">
        <w:t>to be selected automatically</w:t>
      </w:r>
      <w:ins w:id="496" w:author="Christopher Corcoran" w:date="2020-08-09T18:20:00Z">
        <w:r w:rsidR="00424BB3">
          <w:t>.</w:t>
        </w:r>
      </w:ins>
      <w:del w:id="497" w:author="Christopher Corcoran" w:date="2020-08-09T18:20:00Z">
        <w:r w:rsidR="00A84B58" w:rsidDel="00424BB3">
          <w:delText>,</w:delText>
        </w:r>
      </w:del>
      <w:r w:rsidR="00A84B58">
        <w:t xml:space="preserve"> </w:t>
      </w:r>
      <w:del w:id="498" w:author="Christopher Corcoran" w:date="2020-08-09T18:20:00Z">
        <w:r w:rsidR="00A84B58" w:rsidDel="00424BB3">
          <w:delText xml:space="preserve">while calculating </w:delText>
        </w:r>
      </w:del>
      <w:ins w:id="499" w:author="Christopher Corcoran" w:date="2020-08-09T18:20:00Z">
        <w:r w:rsidR="00424BB3">
          <w:t xml:space="preserve">The </w:t>
        </w:r>
      </w:ins>
      <w:r w:rsidR="00A84B58">
        <w:t xml:space="preserve">95%-CI intervals </w:t>
      </w:r>
      <w:ins w:id="500" w:author="Christopher Corcoran" w:date="2020-08-09T18:20:00Z">
        <w:r w:rsidR="00424BB3">
          <w:t xml:space="preserve">were calculated </w:t>
        </w:r>
      </w:ins>
      <w:r w:rsidR="00A84B58">
        <w:t xml:space="preserve">using the </w:t>
      </w:r>
      <w:r w:rsidR="004322C6">
        <w:t xml:space="preserve">MClustBootstrap </w:t>
      </w:r>
      <w:r w:rsidR="00A84B58">
        <w:t>function with n</w:t>
      </w:r>
      <w:ins w:id="501" w:author="Klaus Frieler" w:date="2020-08-18T17:46:00Z">
        <w:r w:rsidR="00C029D4">
          <w:t> </w:t>
        </w:r>
      </w:ins>
      <w:del w:id="502" w:author="Klaus Frieler" w:date="2020-08-18T17:46:00Z">
        <w:r w:rsidR="00A84B58" w:rsidDel="00C029D4">
          <w:delText xml:space="preserve"> </w:delText>
        </w:r>
      </w:del>
      <w:r w:rsidR="00A84B58">
        <w:t>=</w:t>
      </w:r>
      <w:ins w:id="503" w:author="Klaus Frieler" w:date="2020-08-18T17:46:00Z">
        <w:r w:rsidR="00C029D4">
          <w:t> </w:t>
        </w:r>
      </w:ins>
      <w:del w:id="504" w:author="Klaus Frieler" w:date="2020-08-18T17:46:00Z">
        <w:r w:rsidR="00A84B58" w:rsidDel="00C029D4">
          <w:delText xml:space="preserve"> </w:delText>
        </w:r>
      </w:del>
      <w:r w:rsidR="00A84B58">
        <w:t>999 bootstrap samples.</w:t>
      </w:r>
      <w:r w:rsidR="007505EF">
        <w:t xml:space="preserve"> </w:t>
      </w:r>
    </w:p>
    <w:p w14:paraId="7E7C9E65" w14:textId="5C72755B" w:rsidR="006D73F4" w:rsidRDefault="007505EF" w:rsidP="006D73F4">
      <w:pPr>
        <w:spacing w:after="120" w:line="276" w:lineRule="auto"/>
        <w:jc w:val="both"/>
      </w:pPr>
      <w:r>
        <w:t xml:space="preserve">This </w:t>
      </w:r>
      <w:r w:rsidR="0007576F">
        <w:t>revealed</w:t>
      </w:r>
      <w:r w:rsidR="001859EB" w:rsidRPr="00B13F95">
        <w:t xml:space="preserve"> </w:t>
      </w:r>
      <w:r>
        <w:t>two components:</w:t>
      </w:r>
      <w:r w:rsidR="001859EB" w:rsidRPr="00B13F95">
        <w:t xml:space="preserve"> </w:t>
      </w:r>
      <w:r w:rsidR="00954EC0">
        <w:t>t</w:t>
      </w:r>
      <w:r w:rsidR="001859EB" w:rsidRPr="00B13F95">
        <w:t xml:space="preserve">he first component covers 53% of all log-BURs </w:t>
      </w:r>
      <w:r w:rsidR="0007576F">
        <w:t xml:space="preserve">and has </w:t>
      </w:r>
      <w:r w:rsidR="001859EB" w:rsidRPr="00B13F95">
        <w:t xml:space="preserve">a mean value of </w:t>
      </w:r>
      <w:r>
        <w:t>0</w:t>
      </w:r>
      <w:r w:rsidR="001859EB" w:rsidRPr="00B13F95">
        <w:t>.154 (</w:t>
      </w:r>
      <w:r>
        <w:t xml:space="preserve">BUR </w:t>
      </w:r>
      <w:r w:rsidR="00C26952">
        <w:t xml:space="preserve">= </w:t>
      </w:r>
      <w:r w:rsidR="001859EB" w:rsidRPr="00B13F95">
        <w:t>1.11:1</w:t>
      </w:r>
      <w:r w:rsidR="00A84B58">
        <w:t>, CI</w:t>
      </w:r>
      <w:r w:rsidR="00A84B58" w:rsidRPr="00A9622C">
        <w:rPr>
          <w:vertAlign w:val="subscript"/>
        </w:rPr>
        <w:t>95</w:t>
      </w:r>
      <w:r w:rsidR="00A84B58">
        <w:t>(BUR) = [1.11, 1.12]</w:t>
      </w:r>
      <w:r w:rsidR="001859EB" w:rsidRPr="00B13F95">
        <w:t>)</w:t>
      </w:r>
      <w:r w:rsidR="001D7A66">
        <w:t>.</w:t>
      </w:r>
      <w:r w:rsidR="001859EB" w:rsidRPr="00B13F95">
        <w:t xml:space="preserve"> The second component is located around 0.51 (BUR </w:t>
      </w:r>
      <w:r w:rsidR="00C26952">
        <w:t xml:space="preserve">= </w:t>
      </w:r>
      <w:r w:rsidR="001859EB" w:rsidRPr="00B13F95">
        <w:t>1.42:1</w:t>
      </w:r>
      <w:r w:rsidR="00A84B58">
        <w:t>, CI</w:t>
      </w:r>
      <w:r w:rsidR="00A84B58" w:rsidRPr="0065727B">
        <w:rPr>
          <w:vertAlign w:val="subscript"/>
        </w:rPr>
        <w:t>95</w:t>
      </w:r>
      <w:r w:rsidR="00A84B58">
        <w:t>(BUR) = [1.40, 1.43]</w:t>
      </w:r>
      <w:r w:rsidR="001859EB" w:rsidRPr="00B13F95">
        <w:t>) and covers 47%.</w:t>
      </w:r>
      <w:r w:rsidR="006D73F4" w:rsidRPr="006D73F4">
        <w:t xml:space="preserve"> </w:t>
      </w:r>
      <w:r w:rsidR="00390A1F">
        <w:t>These are visible in Figure 1, which shows t</w:t>
      </w:r>
      <w:r w:rsidR="006D73F4" w:rsidRPr="00B13F95">
        <w:t xml:space="preserve">he distribution of all log-BURs over the whole WJD. </w:t>
      </w:r>
    </w:p>
    <w:p w14:paraId="0DD58A8C" w14:textId="77777777" w:rsidR="006D73F4" w:rsidRPr="00B13F95" w:rsidRDefault="006D73F4" w:rsidP="006D73F4">
      <w:pPr>
        <w:keepNext/>
        <w:spacing w:after="120" w:line="276" w:lineRule="auto"/>
        <w:jc w:val="both"/>
      </w:pPr>
      <w:r w:rsidRPr="00B13F95">
        <w:rPr>
          <w:noProof/>
          <w:lang w:val="en-US"/>
        </w:rPr>
        <w:lastRenderedPageBreak/>
        <w:drawing>
          <wp:inline distT="0" distB="0" distL="0" distR="0" wp14:anchorId="6E791323" wp14:editId="35E01E6D">
            <wp:extent cx="5943600" cy="3751297"/>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_distribution_all.png"/>
                    <pic:cNvPicPr/>
                  </pic:nvPicPr>
                  <pic:blipFill>
                    <a:blip r:embed="rId15"/>
                    <a:stretch>
                      <a:fillRect/>
                    </a:stretch>
                  </pic:blipFill>
                  <pic:spPr>
                    <a:xfrm>
                      <a:off x="0" y="0"/>
                      <a:ext cx="5943600" cy="3751297"/>
                    </a:xfrm>
                    <a:prstGeom prst="rect">
                      <a:avLst/>
                    </a:prstGeom>
                  </pic:spPr>
                </pic:pic>
              </a:graphicData>
            </a:graphic>
          </wp:inline>
        </w:drawing>
      </w:r>
    </w:p>
    <w:p w14:paraId="5430C818" w14:textId="11B76161" w:rsidR="006D73F4" w:rsidRPr="00B13F95" w:rsidRDefault="006D73F4" w:rsidP="006D73F4">
      <w:pPr>
        <w:pStyle w:val="Beschriftung"/>
        <w:jc w:val="both"/>
      </w:pPr>
      <w:r w:rsidRPr="00B13F95">
        <w:t xml:space="preserve">Figure </w:t>
      </w:r>
      <w:r w:rsidRPr="00B13F95">
        <w:fldChar w:fldCharType="begin"/>
      </w:r>
      <w:r w:rsidRPr="00B13F95">
        <w:instrText xml:space="preserve"> SEQ Figure \* ARABIC </w:instrText>
      </w:r>
      <w:r w:rsidRPr="00B13F95">
        <w:fldChar w:fldCharType="separate"/>
      </w:r>
      <w:r w:rsidR="005B3226">
        <w:rPr>
          <w:noProof/>
        </w:rPr>
        <w:t>1</w:t>
      </w:r>
      <w:r w:rsidRPr="00B13F95">
        <w:fldChar w:fldCharType="end"/>
      </w:r>
      <w:r w:rsidR="001A110F">
        <w:t>:</w:t>
      </w:r>
      <w:r w:rsidRPr="00B13F95">
        <w:t xml:space="preserve"> Histogram and density plot of log-BUR across the whole WJD. Vertical lines indicate the </w:t>
      </w:r>
      <w:r w:rsidR="00E66772">
        <w:t>two</w:t>
      </w:r>
      <w:r w:rsidRPr="00B13F95">
        <w:t xml:space="preserve"> GMM components</w:t>
      </w:r>
      <w:ins w:id="505" w:author="Christopher Corcoran" w:date="2020-08-09T18:22:00Z">
        <w:r w:rsidR="00F14A06">
          <w:t xml:space="preserve"> identified</w:t>
        </w:r>
      </w:ins>
      <w:r w:rsidRPr="00B13F95">
        <w:t xml:space="preserve"> </w:t>
      </w:r>
      <w:r w:rsidR="00E66772">
        <w:t xml:space="preserve">for the </w:t>
      </w:r>
      <w:r w:rsidR="00E66772" w:rsidRPr="00B13F95">
        <w:t>optimal numbers of clusters</w:t>
      </w:r>
      <w:r w:rsidRPr="00B13F95">
        <w:t>.</w:t>
      </w:r>
      <w:r w:rsidR="009F4A18" w:rsidRPr="009F4A18">
        <w:t xml:space="preserve"> </w:t>
      </w:r>
      <w:r w:rsidR="009F4A18" w:rsidRPr="00B13F95">
        <w:t xml:space="preserve">Shaded areas indicate BUR </w:t>
      </w:r>
      <w:r w:rsidR="009F4A18">
        <w:t>types: Blue: “s</w:t>
      </w:r>
      <w:r w:rsidR="009F4A18" w:rsidRPr="00B13F95">
        <w:t xml:space="preserve">wung”, red: </w:t>
      </w:r>
      <w:r w:rsidR="009F4A18">
        <w:t>“</w:t>
      </w:r>
      <w:r w:rsidR="009F4A18" w:rsidRPr="00B13F95">
        <w:t>even</w:t>
      </w:r>
      <w:r w:rsidR="009F4A18">
        <w:t>”</w:t>
      </w:r>
      <w:r w:rsidR="009F4A18" w:rsidRPr="00B13F95">
        <w:t xml:space="preserve">, green: </w:t>
      </w:r>
      <w:r w:rsidR="009F4A18">
        <w:t>“</w:t>
      </w:r>
      <w:r w:rsidR="009F4A18" w:rsidRPr="00B13F95">
        <w:t>snap</w:t>
      </w:r>
      <w:r w:rsidR="009F4A18">
        <w:t>”</w:t>
      </w:r>
      <w:r w:rsidR="009F4A18" w:rsidRPr="00B13F95">
        <w:t>.</w:t>
      </w:r>
    </w:p>
    <w:p w14:paraId="4E44945C" w14:textId="0616D0F3" w:rsidR="001859EB" w:rsidRPr="00B13F95" w:rsidRDefault="001859EB" w:rsidP="001859EB">
      <w:pPr>
        <w:spacing w:after="120" w:line="276" w:lineRule="auto"/>
        <w:jc w:val="both"/>
      </w:pPr>
    </w:p>
    <w:p w14:paraId="37FC6D55" w14:textId="5B41D41F" w:rsidR="001859EB" w:rsidRPr="00B13F95" w:rsidRDefault="001607F3" w:rsidP="001859EB">
      <w:pPr>
        <w:spacing w:after="120" w:line="276" w:lineRule="auto"/>
        <w:jc w:val="both"/>
      </w:pPr>
      <w:r>
        <w:t>As a result, t</w:t>
      </w:r>
      <w:r w:rsidR="001859EB" w:rsidRPr="00B13F95">
        <w:t xml:space="preserve">he </w:t>
      </w:r>
      <w:r w:rsidR="00AF75E5">
        <w:t>data suggests that</w:t>
      </w:r>
      <w:r w:rsidR="001859EB" w:rsidRPr="00B13F95">
        <w:t xml:space="preserve"> swung eighths</w:t>
      </w:r>
      <w:ins w:id="506" w:author="Christopher Corcoran" w:date="2020-08-16T14:50:00Z">
        <w:r w:rsidR="002B2F68">
          <w:t xml:space="preserve"> do</w:t>
        </w:r>
      </w:ins>
      <w:r w:rsidR="001859EB" w:rsidRPr="00B13F95">
        <w:t xml:space="preserve"> </w:t>
      </w:r>
      <w:r w:rsidR="0014095B">
        <w:t>occur</w:t>
      </w:r>
      <w:r w:rsidR="001859EB" w:rsidRPr="00B13F95">
        <w:t xml:space="preserve"> in monophonic jazz solo improvisations</w:t>
      </w:r>
      <w:r w:rsidR="0014095B">
        <w:t>, but are not the norm</w:t>
      </w:r>
      <w:r w:rsidR="001859EB" w:rsidRPr="00B13F95">
        <w:t xml:space="preserve">. </w:t>
      </w:r>
      <w:r w:rsidR="0041634F">
        <w:t>Instead</w:t>
      </w:r>
      <w:r w:rsidR="001859EB" w:rsidRPr="00B13F95">
        <w:t xml:space="preserve">, binary divisions </w:t>
      </w:r>
      <w:r w:rsidR="003F2873">
        <w:t>are</w:t>
      </w:r>
      <w:r w:rsidR="001859EB" w:rsidRPr="00B13F95">
        <w:t xml:space="preserve"> more common than distinct lon</w:t>
      </w:r>
      <w:r w:rsidR="00B1673F">
        <w:t>g-short or short-long patterns</w:t>
      </w:r>
      <w:r w:rsidR="001461E7">
        <w:t xml:space="preserve">. Overall, </w:t>
      </w:r>
      <w:r w:rsidR="001859EB" w:rsidRPr="00B13F95">
        <w:t xml:space="preserve">the distribution is right-skewed, </w:t>
      </w:r>
      <w:r w:rsidR="00B1673F">
        <w:t xml:space="preserve">with about twice as many </w:t>
      </w:r>
      <w:r w:rsidR="001859EB" w:rsidRPr="00B13F95">
        <w:t xml:space="preserve">long-short </w:t>
      </w:r>
      <w:r w:rsidR="00B1673F">
        <w:t xml:space="preserve">patterns compared to </w:t>
      </w:r>
      <w:r w:rsidR="001461E7">
        <w:t>short-long patterns</w:t>
      </w:r>
      <w:r w:rsidR="003A14D6">
        <w:t>. On the whole, this expresses</w:t>
      </w:r>
      <w:r w:rsidR="001461E7">
        <w:t xml:space="preserve"> an overall </w:t>
      </w:r>
      <w:r w:rsidR="001859EB" w:rsidRPr="00B13F95">
        <w:t>preference</w:t>
      </w:r>
      <w:r w:rsidR="007F38A2">
        <w:t xml:space="preserve"> among performers</w:t>
      </w:r>
      <w:r w:rsidR="001859EB" w:rsidRPr="00B13F95">
        <w:t xml:space="preserve"> for near-equal</w:t>
      </w:r>
      <w:r w:rsidR="009F4A18">
        <w:t>, only slightly uneven</w:t>
      </w:r>
      <w:r w:rsidR="001859EB" w:rsidRPr="00B13F95">
        <w:t xml:space="preserve"> long-short patterns.</w:t>
      </w:r>
    </w:p>
    <w:p w14:paraId="0C5DB961" w14:textId="130AA88D" w:rsidR="001D164D" w:rsidRDefault="001859EB" w:rsidP="001859EB">
      <w:pPr>
        <w:spacing w:after="120" w:line="276" w:lineRule="auto"/>
        <w:jc w:val="both"/>
      </w:pPr>
      <w:r w:rsidRPr="00B13F95">
        <w:t xml:space="preserve">This is, however, only the global view. </w:t>
      </w:r>
      <w:r w:rsidR="0014095B">
        <w:t xml:space="preserve">Since the literature </w:t>
      </w:r>
      <w:r w:rsidR="00633594">
        <w:t xml:space="preserve">suggests </w:t>
      </w:r>
      <w:r w:rsidR="004319D9">
        <w:t xml:space="preserve">possible </w:t>
      </w:r>
      <w:r w:rsidRPr="00B13F95">
        <w:t>differences between jazz styles</w:t>
      </w:r>
      <w:r w:rsidR="004319D9">
        <w:t>,</w:t>
      </w:r>
      <w:r w:rsidRPr="00B13F95">
        <w:t xml:space="preserve"> performers</w:t>
      </w:r>
      <w:r w:rsidR="00A0608C">
        <w:t>,</w:t>
      </w:r>
      <w:r w:rsidRPr="00B13F95">
        <w:t xml:space="preserve"> as well as </w:t>
      </w:r>
      <w:r w:rsidR="00633594">
        <w:t>tempi,</w:t>
      </w:r>
      <w:r w:rsidRPr="00B13F95">
        <w:t xml:space="preserve"> </w:t>
      </w:r>
      <w:r w:rsidR="004319D9">
        <w:t xml:space="preserve">we </w:t>
      </w:r>
      <w:r w:rsidR="00460DC9">
        <w:t>decided to break the data down further.</w:t>
      </w:r>
    </w:p>
    <w:p w14:paraId="4BC3E201" w14:textId="77777777" w:rsidR="00AB1FEC" w:rsidRDefault="00AB1FEC" w:rsidP="001859EB">
      <w:pPr>
        <w:spacing w:after="120" w:line="276" w:lineRule="auto"/>
        <w:jc w:val="both"/>
      </w:pPr>
    </w:p>
    <w:p w14:paraId="34C224B1" w14:textId="057B4E74" w:rsidR="00AB1FEC" w:rsidRPr="00AB1FEC" w:rsidRDefault="00AB1FEC" w:rsidP="005B3226">
      <w:pPr>
        <w:pStyle w:val="berschrift3"/>
      </w:pPr>
      <w:r w:rsidRPr="00AB1FEC">
        <w:t xml:space="preserve">Swing </w:t>
      </w:r>
      <w:r w:rsidR="00FD2FC3">
        <w:t xml:space="preserve">analysis of single </w:t>
      </w:r>
      <w:r w:rsidRPr="00AB1FEC">
        <w:t>solos</w:t>
      </w:r>
    </w:p>
    <w:p w14:paraId="2B56076F" w14:textId="2B6BA66F" w:rsidR="009F4A18" w:rsidRDefault="00460DC9" w:rsidP="001859EB">
      <w:pPr>
        <w:spacing w:after="120" w:line="276" w:lineRule="auto"/>
        <w:jc w:val="both"/>
      </w:pPr>
      <w:r>
        <w:t xml:space="preserve">The </w:t>
      </w:r>
      <w:r w:rsidR="009E3522">
        <w:t>increasing</w:t>
      </w:r>
      <w:r>
        <w:t xml:space="preserve"> frequency of triples</w:t>
      </w:r>
      <w:r w:rsidR="005B3226">
        <w:t xml:space="preserve"> with increasing tempo</w:t>
      </w:r>
      <w:r>
        <w:t xml:space="preserve">, reported above, </w:t>
      </w:r>
      <w:r w:rsidR="009E3522">
        <w:t xml:space="preserve">suggested that not all solos </w:t>
      </w:r>
      <w:r w:rsidR="005C40FB">
        <w:t>feature or focus on eighth</w:t>
      </w:r>
      <w:ins w:id="507" w:author="Christopher Corcoran" w:date="2020-08-09T18:24:00Z">
        <w:r w:rsidR="007B6422">
          <w:t>-</w:t>
        </w:r>
      </w:ins>
      <w:del w:id="508" w:author="Christopher Corcoran" w:date="2020-08-09T18:24:00Z">
        <w:r w:rsidR="005C40FB" w:rsidDel="007B6422">
          <w:delText xml:space="preserve"> </w:delText>
        </w:r>
      </w:del>
      <w:r w:rsidR="005C40FB">
        <w:t xml:space="preserve">note rhythms. </w:t>
      </w:r>
      <w:r w:rsidR="001D164D">
        <w:t xml:space="preserve">In order to </w:t>
      </w:r>
      <w:r w:rsidR="00AB1FEC">
        <w:t>analyse</w:t>
      </w:r>
      <w:r w:rsidR="00C27812">
        <w:t xml:space="preserve"> only</w:t>
      </w:r>
      <w:r w:rsidR="001859EB" w:rsidRPr="00B13F95">
        <w:t xml:space="preserve"> </w:t>
      </w:r>
      <w:r w:rsidR="00AB1FEC">
        <w:t xml:space="preserve">solos </w:t>
      </w:r>
      <w:r w:rsidR="00027272">
        <w:t xml:space="preserve">that </w:t>
      </w:r>
      <w:r w:rsidR="00AB1FEC">
        <w:t>make</w:t>
      </w:r>
      <w:r w:rsidR="0041025B">
        <w:t xml:space="preserve"> consistent </w:t>
      </w:r>
      <w:r w:rsidR="00AB1FEC">
        <w:t>use of eighth notes</w:t>
      </w:r>
      <w:r w:rsidR="000427F9">
        <w:t xml:space="preserve"> and have enough data to </w:t>
      </w:r>
      <w:r w:rsidR="002E1967">
        <w:t xml:space="preserve">reliably </w:t>
      </w:r>
      <w:r w:rsidR="000427F9">
        <w:t xml:space="preserve">apply </w:t>
      </w:r>
      <w:r w:rsidR="002E1967">
        <w:t xml:space="preserve">a </w:t>
      </w:r>
      <w:r w:rsidR="000427F9">
        <w:t>GMM</w:t>
      </w:r>
      <w:r w:rsidR="001859EB" w:rsidRPr="00B13F95">
        <w:t xml:space="preserve">, we calculated optimal </w:t>
      </w:r>
      <w:r w:rsidR="001C07D7">
        <w:t>GMMs</w:t>
      </w:r>
      <w:r w:rsidR="001859EB" w:rsidRPr="00B13F95">
        <w:t xml:space="preserve"> for solos which had more than 15 event triples (</w:t>
      </w:r>
      <w:r w:rsidR="001859EB" w:rsidRPr="007B6422">
        <w:rPr>
          <w:i/>
        </w:rPr>
        <w:t>n</w:t>
      </w:r>
      <w:r w:rsidR="000427F9">
        <w:t> </w:t>
      </w:r>
      <w:r w:rsidR="001859EB" w:rsidRPr="00B13F95">
        <w:t>=</w:t>
      </w:r>
      <w:r w:rsidR="000427F9">
        <w:t> </w:t>
      </w:r>
      <w:r w:rsidR="00BC3DC7">
        <w:t>24</w:t>
      </w:r>
      <w:r w:rsidR="008F35DE">
        <w:t>5</w:t>
      </w:r>
      <w:r w:rsidR="001859EB" w:rsidRPr="00B13F95">
        <w:t xml:space="preserve">). From these, </w:t>
      </w:r>
      <w:r w:rsidR="00A84B58">
        <w:t xml:space="preserve">174 </w:t>
      </w:r>
      <w:r w:rsidR="00265C8A">
        <w:t>fit</w:t>
      </w:r>
      <w:r w:rsidR="001859EB" w:rsidRPr="00B13F95">
        <w:t xml:space="preserve"> an optimal </w:t>
      </w:r>
      <w:r w:rsidR="00265C8A">
        <w:t>model with only one component (m</w:t>
      </w:r>
      <w:r w:rsidR="001859EB" w:rsidRPr="00B13F95">
        <w:t>ean BUR: 1.22:1, range</w:t>
      </w:r>
      <w:r w:rsidR="00265C8A">
        <w:t>:</w:t>
      </w:r>
      <w:r w:rsidR="00706B8B">
        <w:t xml:space="preserve"> 0.</w:t>
      </w:r>
      <w:r w:rsidR="00BC3DC7">
        <w:t>91</w:t>
      </w:r>
      <w:r w:rsidR="00706B8B">
        <w:t>–1.</w:t>
      </w:r>
      <w:r w:rsidR="00BC3DC7">
        <w:t>94</w:t>
      </w:r>
      <w:r w:rsidR="00706B8B">
        <w:t xml:space="preserve">, </w:t>
      </w:r>
      <w:r w:rsidR="001859EB" w:rsidRPr="00B13F95">
        <w:t>SD = </w:t>
      </w:r>
      <w:r w:rsidR="00BC3DC7">
        <w:t>1</w:t>
      </w:r>
      <w:r w:rsidR="001859EB" w:rsidRPr="00B13F95">
        <w:t>.1</w:t>
      </w:r>
      <w:r w:rsidR="00BC3DC7">
        <w:t>6</w:t>
      </w:r>
      <w:r w:rsidR="001859EB" w:rsidRPr="00B13F95">
        <w:t>)</w:t>
      </w:r>
      <w:r w:rsidR="006E4E17">
        <w:t xml:space="preserve">. </w:t>
      </w:r>
      <w:r w:rsidR="00BC3DC7">
        <w:t>About one-fifth (56)</w:t>
      </w:r>
      <w:r w:rsidR="001859EB" w:rsidRPr="00B13F95">
        <w:t xml:space="preserve"> </w:t>
      </w:r>
      <w:r w:rsidR="006E4E17">
        <w:t>exhibited</w:t>
      </w:r>
      <w:r w:rsidR="001859EB" w:rsidRPr="00B13F95">
        <w:t xml:space="preserve"> two component</w:t>
      </w:r>
      <w:r w:rsidR="00265C8A">
        <w:t>s</w:t>
      </w:r>
      <w:r w:rsidR="001859EB" w:rsidRPr="00B13F95">
        <w:t xml:space="preserve"> (mean BUR of first cluster: </w:t>
      </w:r>
      <w:r w:rsidR="00BC3DC7">
        <w:lastRenderedPageBreak/>
        <w:t>1</w:t>
      </w:r>
      <w:r w:rsidR="001859EB" w:rsidRPr="00B13F95">
        <w:t>.</w:t>
      </w:r>
      <w:r w:rsidR="00BC3DC7">
        <w:t>08</w:t>
      </w:r>
      <w:r w:rsidR="001859EB" w:rsidRPr="00B13F95">
        <w:t>, range</w:t>
      </w:r>
      <w:r w:rsidR="00265C8A">
        <w:t>:</w:t>
      </w:r>
      <w:r w:rsidR="001859EB" w:rsidRPr="00B13F95">
        <w:t xml:space="preserve"> 0.4</w:t>
      </w:r>
      <w:r w:rsidR="00BC3DC7">
        <w:t>1</w:t>
      </w:r>
      <w:r w:rsidR="001859EB" w:rsidRPr="00B13F95">
        <w:t>–1.5</w:t>
      </w:r>
      <w:r w:rsidR="00BC3DC7">
        <w:t>5</w:t>
      </w:r>
      <w:r w:rsidR="001859EB" w:rsidRPr="00B13F95">
        <w:t>, SD = </w:t>
      </w:r>
      <w:r w:rsidR="00BC3DC7">
        <w:t>1</w:t>
      </w:r>
      <w:r w:rsidR="001859EB" w:rsidRPr="00B13F95">
        <w:t>.24; m</w:t>
      </w:r>
      <w:r w:rsidR="00265C8A">
        <w:t xml:space="preserve">ean BUR of second cluster: </w:t>
      </w:r>
      <w:r w:rsidR="00BC3DC7">
        <w:t>2</w:t>
      </w:r>
      <w:r w:rsidR="00265C8A">
        <w:t>.</w:t>
      </w:r>
      <w:r w:rsidR="00BC3DC7">
        <w:t>20</w:t>
      </w:r>
      <w:r w:rsidR="00265C8A">
        <w:t>,</w:t>
      </w:r>
      <w:r w:rsidR="001859EB" w:rsidRPr="00B13F95">
        <w:t xml:space="preserve"> range: 1.</w:t>
      </w:r>
      <w:r w:rsidR="00BC3DC7">
        <w:t>04</w:t>
      </w:r>
      <w:r w:rsidR="00706B8B">
        <w:t>–3.</w:t>
      </w:r>
      <w:r w:rsidR="00BC3DC7">
        <w:t>79</w:t>
      </w:r>
      <w:r w:rsidR="00706B8B">
        <w:t>,</w:t>
      </w:r>
      <w:r w:rsidR="00265C8A">
        <w:t> SD = </w:t>
      </w:r>
      <w:r w:rsidR="00BC3DC7">
        <w:t>1</w:t>
      </w:r>
      <w:r w:rsidR="00265C8A">
        <w:t>.</w:t>
      </w:r>
      <w:r w:rsidR="00BC3DC7">
        <w:t>28</w:t>
      </w:r>
      <w:r w:rsidR="00265C8A">
        <w:t>)</w:t>
      </w:r>
      <w:r w:rsidR="006E4E17">
        <w:t xml:space="preserve">. Only </w:t>
      </w:r>
      <w:r w:rsidR="00BC3DC7">
        <w:t>16</w:t>
      </w:r>
      <w:r w:rsidR="001859EB" w:rsidRPr="00B13F95">
        <w:t xml:space="preserve"> solos </w:t>
      </w:r>
      <w:r w:rsidR="006E4E17">
        <w:t xml:space="preserve">exhibited </w:t>
      </w:r>
      <w:r w:rsidR="001859EB" w:rsidRPr="00B13F95">
        <w:t xml:space="preserve">three or more </w:t>
      </w:r>
      <w:r w:rsidR="006E4E17">
        <w:t>components.</w:t>
      </w:r>
      <w:r w:rsidR="00FB6E77">
        <w:t xml:space="preserve"> In total,</w:t>
      </w:r>
      <w:r w:rsidR="00265C8A">
        <w:t xml:space="preserve"> </w:t>
      </w:r>
      <w:r w:rsidR="00BC3DC7">
        <w:t>117</w:t>
      </w:r>
      <w:r w:rsidR="00265C8A">
        <w:t xml:space="preserve"> solos (</w:t>
      </w:r>
      <w:r w:rsidR="00BC3DC7">
        <w:t>48</w:t>
      </w:r>
      <w:r w:rsidR="00265C8A">
        <w:t xml:space="preserve">% of the </w:t>
      </w:r>
      <w:r w:rsidR="00BC3DC7">
        <w:t xml:space="preserve">solos in the </w:t>
      </w:r>
      <w:r w:rsidR="00265C8A">
        <w:t xml:space="preserve">selection, </w:t>
      </w:r>
      <w:r w:rsidR="00FD2FC3">
        <w:t>25</w:t>
      </w:r>
      <w:r w:rsidR="001859EB" w:rsidRPr="00B13F95">
        <w:t xml:space="preserve">% </w:t>
      </w:r>
      <w:r w:rsidR="00BC3DC7">
        <w:t xml:space="preserve">of solos in </w:t>
      </w:r>
      <w:r w:rsidR="00265C8A">
        <w:t>the</w:t>
      </w:r>
      <w:r w:rsidR="001859EB" w:rsidRPr="00B13F95">
        <w:t xml:space="preserve"> WJD) had a </w:t>
      </w:r>
      <w:ins w:id="509" w:author="Klaus Frieler" w:date="2020-08-18T15:42:00Z">
        <w:r w:rsidR="00A66C8D">
          <w:t>‘</w:t>
        </w:r>
      </w:ins>
      <w:del w:id="510" w:author="Klaus Frieler" w:date="2020-08-18T15:42:00Z">
        <w:r w:rsidR="001859EB" w:rsidRPr="00B13F95" w:rsidDel="00A66C8D">
          <w:delText>“</w:delText>
        </w:r>
      </w:del>
      <w:r w:rsidR="001859EB" w:rsidRPr="00B13F95">
        <w:t>swung</w:t>
      </w:r>
      <w:ins w:id="511" w:author="Klaus Frieler" w:date="2020-08-18T15:42:00Z">
        <w:r w:rsidR="00A66C8D">
          <w:t>’</w:t>
        </w:r>
      </w:ins>
      <w:del w:id="512" w:author="Klaus Frieler" w:date="2020-08-18T15:42:00Z">
        <w:r w:rsidR="001859EB" w:rsidRPr="00B13F95" w:rsidDel="00A66C8D">
          <w:delText>”</w:delText>
        </w:r>
      </w:del>
      <w:r w:rsidR="001859EB" w:rsidRPr="00B13F95">
        <w:t xml:space="preserve"> </w:t>
      </w:r>
      <w:r w:rsidR="00FB6E77">
        <w:t xml:space="preserve">BUR-type </w:t>
      </w:r>
      <w:r w:rsidR="001859EB" w:rsidRPr="00B13F95">
        <w:t>component with a mean</w:t>
      </w:r>
      <w:r w:rsidR="00AB1FEC">
        <w:t xml:space="preserve"> BUR</w:t>
      </w:r>
      <w:r w:rsidR="001859EB" w:rsidRPr="00B13F95">
        <w:t xml:space="preserve"> greater than 1.41:1. </w:t>
      </w:r>
    </w:p>
    <w:p w14:paraId="6182989F" w14:textId="6BBEF76D" w:rsidR="001859EB" w:rsidRDefault="004322C6" w:rsidP="001859EB">
      <w:pPr>
        <w:spacing w:after="120" w:line="276" w:lineRule="auto"/>
        <w:jc w:val="both"/>
        <w:rPr>
          <w:ins w:id="513" w:author="Klaus Frieler" w:date="2020-08-18T17:47:00Z"/>
        </w:rPr>
      </w:pPr>
      <w:r>
        <w:t xml:space="preserve">Looking at raw counts of triple types, we </w:t>
      </w:r>
      <w:r w:rsidR="00265C8A">
        <w:t xml:space="preserve">found </w:t>
      </w:r>
      <w:r w:rsidR="001859EB" w:rsidRPr="00B13F95">
        <w:t>only 4,734</w:t>
      </w:r>
      <w:ins w:id="514" w:author="Christopher Corcoran" w:date="2020-08-16T14:51:00Z">
        <w:r w:rsidR="002B2F68">
          <w:t xml:space="preserve"> </w:t>
        </w:r>
      </w:ins>
      <w:del w:id="515" w:author="Christopher Corcoran" w:date="2020-08-16T14:51:00Z">
        <w:r w:rsidR="001859EB" w:rsidRPr="00B13F95" w:rsidDel="002B2F68">
          <w:delText xml:space="preserve"> </w:delText>
        </w:r>
        <w:r w:rsidR="009F5E81" w:rsidDel="002B2F68">
          <w:delText>(3</w:delText>
        </w:r>
        <w:r w:rsidR="006F4976" w:rsidDel="002B2F68">
          <w:delText>2 </w:delText>
        </w:r>
        <w:r w:rsidR="009F5E81" w:rsidDel="002B2F68">
          <w:delText xml:space="preserve">%) </w:delText>
        </w:r>
      </w:del>
      <w:ins w:id="516" w:author="Klaus Frieler" w:date="2020-08-18T15:42:00Z">
        <w:r w:rsidR="00A66C8D">
          <w:t>‘</w:t>
        </w:r>
      </w:ins>
      <w:r w:rsidR="000427F9" w:rsidRPr="00B13F95">
        <w:t>swung</w:t>
      </w:r>
      <w:ins w:id="517" w:author="Klaus Frieler" w:date="2020-08-18T15:42:00Z">
        <w:r w:rsidR="00A66C8D">
          <w:t>’</w:t>
        </w:r>
      </w:ins>
      <w:r w:rsidR="000427F9" w:rsidRPr="00B13F95">
        <w:t xml:space="preserve"> </w:t>
      </w:r>
      <w:r w:rsidR="000427F9">
        <w:t xml:space="preserve">triples out of </w:t>
      </w:r>
      <w:r w:rsidR="000427F9" w:rsidRPr="00B13F95">
        <w:t xml:space="preserve">14,895 </w:t>
      </w:r>
      <w:r w:rsidR="001859EB" w:rsidRPr="00B13F95">
        <w:t>triples in all of the WJD</w:t>
      </w:r>
      <w:ins w:id="518" w:author="Christopher Corcoran" w:date="2020-08-16T14:51:00Z">
        <w:r w:rsidR="002B2F68" w:rsidRPr="00B13F95">
          <w:t xml:space="preserve"> </w:t>
        </w:r>
        <w:r w:rsidR="002B2F68">
          <w:t>(32%)</w:t>
        </w:r>
      </w:ins>
      <w:r w:rsidR="009F5E81">
        <w:t>, whereas 9</w:t>
      </w:r>
      <w:r>
        <w:t>,</w:t>
      </w:r>
      <w:r w:rsidR="009F5E81">
        <w:t>726 (65</w:t>
      </w:r>
      <w:r w:rsidR="006F4976">
        <w:t> </w:t>
      </w:r>
      <w:r w:rsidR="009F5E81">
        <w:t xml:space="preserve">%) were </w:t>
      </w:r>
      <w:ins w:id="519" w:author="Christopher Corcoran" w:date="2020-08-09T18:32:00Z">
        <w:r w:rsidR="009F33D4">
          <w:t xml:space="preserve">of the </w:t>
        </w:r>
      </w:ins>
      <w:ins w:id="520" w:author="Klaus Frieler" w:date="2020-08-18T15:41:00Z">
        <w:r w:rsidR="00A66C8D">
          <w:t>‘</w:t>
        </w:r>
      </w:ins>
      <w:ins w:id="521" w:author="Christopher Corcoran" w:date="2020-08-09T18:32:00Z">
        <w:del w:id="522" w:author="Klaus Frieler" w:date="2020-08-18T15:41:00Z">
          <w:r w:rsidR="009F33D4" w:rsidDel="00A66C8D">
            <w:delText>“</w:delText>
          </w:r>
        </w:del>
      </w:ins>
      <w:r w:rsidR="009F5E81">
        <w:t>even</w:t>
      </w:r>
      <w:ins w:id="523" w:author="Klaus Frieler" w:date="2020-08-18T15:41:00Z">
        <w:r w:rsidR="00A66C8D">
          <w:t>’</w:t>
        </w:r>
      </w:ins>
      <w:ins w:id="524" w:author="Christopher Corcoran" w:date="2020-08-09T18:32:00Z">
        <w:del w:id="525" w:author="Klaus Frieler" w:date="2020-08-18T15:41:00Z">
          <w:r w:rsidR="009F33D4" w:rsidDel="00A66C8D">
            <w:delText>”</w:delText>
          </w:r>
        </w:del>
      </w:ins>
      <w:del w:id="526" w:author="Christopher Corcoran" w:date="2020-08-09T18:32:00Z">
        <w:r w:rsidR="009F5E81" w:rsidDel="009F33D4">
          <w:delText>,</w:delText>
        </w:r>
      </w:del>
      <w:r w:rsidR="009F5E81">
        <w:t xml:space="preserve"> and </w:t>
      </w:r>
      <w:r w:rsidR="006F4976">
        <w:t xml:space="preserve">435 (3 %) of </w:t>
      </w:r>
      <w:ins w:id="527" w:author="Christopher Corcoran" w:date="2020-08-09T18:32:00Z">
        <w:r w:rsidR="009F33D4">
          <w:t xml:space="preserve">the </w:t>
        </w:r>
      </w:ins>
      <w:ins w:id="528" w:author="Klaus Frieler" w:date="2020-08-18T15:41:00Z">
        <w:r w:rsidR="00A66C8D">
          <w:t>‘</w:t>
        </w:r>
      </w:ins>
      <w:del w:id="529" w:author="Klaus Frieler" w:date="2020-08-18T15:41:00Z">
        <w:r w:rsidR="006F4976" w:rsidDel="00A66C8D">
          <w:delText>“</w:delText>
        </w:r>
      </w:del>
      <w:r w:rsidR="006F4976">
        <w:t>snap</w:t>
      </w:r>
      <w:ins w:id="530" w:author="Klaus Frieler" w:date="2020-08-18T15:41:00Z">
        <w:r w:rsidR="00A66C8D">
          <w:t>’</w:t>
        </w:r>
      </w:ins>
      <w:del w:id="531" w:author="Klaus Frieler" w:date="2020-08-18T15:41:00Z">
        <w:r w:rsidR="006F4976" w:rsidDel="00A66C8D">
          <w:delText>”</w:delText>
        </w:r>
      </w:del>
      <w:r w:rsidR="006F4976">
        <w:t xml:space="preserve"> type</w:t>
      </w:r>
      <w:del w:id="532" w:author="Klaus Frieler" w:date="2020-08-18T16:28:00Z">
        <w:r w:rsidR="00EE75EC" w:rsidDel="005C3BBE">
          <w:delText>.</w:delText>
        </w:r>
        <w:r w:rsidR="001859EB" w:rsidRPr="00B13F95" w:rsidDel="005C3BBE">
          <w:delText xml:space="preserve"> </w:delText>
        </w:r>
        <w:r w:rsidR="00B94BB4" w:rsidDel="005C3BBE">
          <w:delText xml:space="preserve">Out of 456 solos in the WJD, </w:delText>
        </w:r>
        <w:r w:rsidR="00FD2FC3" w:rsidDel="005C3BBE">
          <w:delText>391</w:delText>
        </w:r>
        <w:r w:rsidR="00FD2FC3" w:rsidRPr="00B13F95" w:rsidDel="005C3BBE">
          <w:delText xml:space="preserve"> </w:delText>
        </w:r>
        <w:r w:rsidR="001859EB" w:rsidRPr="00B13F95" w:rsidDel="005C3BBE">
          <w:delText>solos contain</w:delText>
        </w:r>
        <w:r w:rsidR="00265C8A" w:rsidDel="005C3BBE">
          <w:delText>ed</w:delText>
        </w:r>
        <w:r w:rsidR="001859EB" w:rsidRPr="00B13F95" w:rsidDel="005C3BBE">
          <w:delText xml:space="preserve"> at least </w:delText>
        </w:r>
        <w:r w:rsidR="00FD2FC3" w:rsidDel="005C3BBE">
          <w:delText xml:space="preserve">1 </w:delText>
        </w:r>
        <w:r w:rsidR="00E6096D" w:rsidDel="005C3BBE">
          <w:delText>swung triple</w:delText>
        </w:r>
        <w:r w:rsidR="006F4976" w:rsidDel="005C3BBE">
          <w:delText xml:space="preserve">, 157 at least one snap triple and 393 </w:delText>
        </w:r>
        <w:r w:rsidR="0034466B" w:rsidDel="005C3BBE">
          <w:delText xml:space="preserve">at least on </w:delText>
        </w:r>
        <w:r w:rsidR="006F4976" w:rsidDel="005C3BBE">
          <w:delText>even triple</w:delText>
        </w:r>
      </w:del>
      <w:ins w:id="533" w:author="Christopher Corcoran" w:date="2020-08-09T18:43:00Z">
        <w:del w:id="534" w:author="Klaus Frieler" w:date="2020-08-18T16:28:00Z">
          <w:r w:rsidR="00732203" w:rsidDel="005C3BBE">
            <w:delText>.</w:delText>
          </w:r>
        </w:del>
      </w:ins>
      <w:del w:id="535" w:author="Klaus Frieler" w:date="2020-08-18T16:28:00Z">
        <w:r w:rsidR="00E6096D" w:rsidDel="005C3BBE">
          <w:delText xml:space="preserve"> </w:delText>
        </w:r>
      </w:del>
      <w:r w:rsidR="006F4976">
        <w:t>T</w:t>
      </w:r>
      <w:r w:rsidR="00E6096D">
        <w:t xml:space="preserve">he </w:t>
      </w:r>
      <w:r w:rsidR="001859EB" w:rsidRPr="00B13F95">
        <w:t xml:space="preserve">average </w:t>
      </w:r>
      <w:r w:rsidR="00E6096D">
        <w:t xml:space="preserve">number </w:t>
      </w:r>
      <w:r w:rsidR="006F4976">
        <w:t xml:space="preserve">of </w:t>
      </w:r>
      <w:ins w:id="536" w:author="Klaus Frieler" w:date="2020-08-18T15:44:00Z">
        <w:r w:rsidR="00A66C8D">
          <w:t>‘</w:t>
        </w:r>
      </w:ins>
      <w:r w:rsidR="006F4976">
        <w:t>swung</w:t>
      </w:r>
      <w:ins w:id="537" w:author="Klaus Frieler" w:date="2020-08-18T15:44:00Z">
        <w:r w:rsidR="00A66C8D">
          <w:t>’</w:t>
        </w:r>
      </w:ins>
      <w:r w:rsidR="006F4976">
        <w:t xml:space="preserve"> triples </w:t>
      </w:r>
      <w:r w:rsidR="0034466B">
        <w:t xml:space="preserve">per solo </w:t>
      </w:r>
      <w:r w:rsidR="00E6096D">
        <w:t xml:space="preserve">was </w:t>
      </w:r>
      <w:commentRangeStart w:id="538"/>
      <w:r w:rsidR="001859EB" w:rsidRPr="00B13F95">
        <w:t xml:space="preserve">12.1 </w:t>
      </w:r>
      <w:r w:rsidR="00624696" w:rsidRPr="00B13F95">
        <w:t>(SD</w:t>
      </w:r>
      <w:r w:rsidR="00624696">
        <w:t xml:space="preserve"> = 13.9) </w:t>
      </w:r>
      <w:commentRangeEnd w:id="538"/>
      <w:r w:rsidR="001D40C2">
        <w:rPr>
          <w:rStyle w:val="Kommentarzeichen"/>
        </w:rPr>
        <w:commentReference w:id="538"/>
      </w:r>
      <w:r w:rsidR="00E6096D">
        <w:t>per solo with a large</w:t>
      </w:r>
      <w:r w:rsidR="001859EB" w:rsidRPr="00B13F95">
        <w:t xml:space="preserve"> variation</w:t>
      </w:r>
      <w:r w:rsidR="006F4976">
        <w:t xml:space="preserve">, whereas the average number of </w:t>
      </w:r>
      <w:ins w:id="539" w:author="Klaus Frieler" w:date="2020-08-18T15:44:00Z">
        <w:r w:rsidR="00A66C8D">
          <w:t>‘</w:t>
        </w:r>
      </w:ins>
      <w:r w:rsidR="006F4976">
        <w:t>even</w:t>
      </w:r>
      <w:ins w:id="540" w:author="Klaus Frieler" w:date="2020-08-18T15:44:00Z">
        <w:r w:rsidR="00A66C8D">
          <w:t>’</w:t>
        </w:r>
      </w:ins>
      <w:r w:rsidR="006F4976">
        <w:t xml:space="preserve"> triples was </w:t>
      </w:r>
      <w:commentRangeStart w:id="541"/>
      <w:commentRangeStart w:id="542"/>
      <w:r w:rsidR="006F4976">
        <w:t>24.7 (SD</w:t>
      </w:r>
      <w:r w:rsidR="001D7A66">
        <w:t> </w:t>
      </w:r>
      <w:r w:rsidR="006F4976">
        <w:t>=</w:t>
      </w:r>
      <w:r w:rsidR="001D7A66">
        <w:t> </w:t>
      </w:r>
      <w:r w:rsidR="006F4976">
        <w:t>33.7).</w:t>
      </w:r>
      <w:r w:rsidR="001859EB" w:rsidRPr="00B13F95">
        <w:t xml:space="preserve"> </w:t>
      </w:r>
      <w:commentRangeEnd w:id="541"/>
      <w:r w:rsidR="001D40C2">
        <w:rPr>
          <w:rStyle w:val="Kommentarzeichen"/>
        </w:rPr>
        <w:commentReference w:id="541"/>
      </w:r>
      <w:commentRangeEnd w:id="542"/>
      <w:r w:rsidR="00992C57">
        <w:rPr>
          <w:rStyle w:val="Kommentarzeichen"/>
        </w:rPr>
        <w:commentReference w:id="542"/>
      </w:r>
      <w:r>
        <w:t>T</w:t>
      </w:r>
      <w:r w:rsidRPr="00B13F95">
        <w:t xml:space="preserve">his </w:t>
      </w:r>
      <w:r w:rsidR="001D7A66">
        <w:t>corroborates</w:t>
      </w:r>
      <w:r w:rsidRPr="00B13F95">
        <w:t xml:space="preserve"> </w:t>
      </w:r>
      <w:r>
        <w:t>our earlier</w:t>
      </w:r>
      <w:r w:rsidRPr="00B13F95">
        <w:t xml:space="preserve"> observation that </w:t>
      </w:r>
      <w:r>
        <w:t>uneven</w:t>
      </w:r>
      <w:r w:rsidRPr="00B13F95">
        <w:t xml:space="preserve"> eights are </w:t>
      </w:r>
      <w:r>
        <w:t>considerably less common</w:t>
      </w:r>
      <w:r w:rsidRPr="00B13F95">
        <w:t xml:space="preserve"> </w:t>
      </w:r>
      <w:r>
        <w:t>than more even eighths</w:t>
      </w:r>
      <w:r w:rsidR="001D7A66">
        <w:t xml:space="preserve"> </w:t>
      </w:r>
      <w:r w:rsidR="001D7A66" w:rsidRPr="00B13F95">
        <w:t>in mono</w:t>
      </w:r>
      <w:r w:rsidR="001D7A66">
        <w:t>phonic jazz solo improvisations</w:t>
      </w:r>
      <w:r>
        <w:t xml:space="preserve">, </w:t>
      </w:r>
      <w:r w:rsidR="001D7A66">
        <w:t xml:space="preserve">even </w:t>
      </w:r>
      <w:r>
        <w:t>in solos with comparatively many eighth-note sequences.  Moreover, t</w:t>
      </w:r>
      <w:r w:rsidR="00E6096D">
        <w:t>his suggests that</w:t>
      </w:r>
      <w:r w:rsidR="001859EB" w:rsidRPr="00B13F95">
        <w:t xml:space="preserve"> </w:t>
      </w:r>
      <w:r w:rsidR="00661BA7">
        <w:t>uneven eighth notes</w:t>
      </w:r>
      <w:r w:rsidR="001859EB" w:rsidRPr="00B13F95">
        <w:t xml:space="preserve"> </w:t>
      </w:r>
      <w:r w:rsidR="00661BA7">
        <w:t>are</w:t>
      </w:r>
      <w:r w:rsidR="001859EB" w:rsidRPr="00B13F95">
        <w:t xml:space="preserve"> an expressive </w:t>
      </w:r>
      <w:r w:rsidR="00E6096D">
        <w:t>technique</w:t>
      </w:r>
      <w:r w:rsidR="001859EB" w:rsidRPr="00B13F95">
        <w:t xml:space="preserve"> that </w:t>
      </w:r>
      <w:r w:rsidR="00E81A99">
        <w:t>soloists and melody performers only occasionally employ</w:t>
      </w:r>
      <w:r w:rsidR="001859EB" w:rsidRPr="00B13F95">
        <w:t>.</w:t>
      </w:r>
    </w:p>
    <w:p w14:paraId="1827063D" w14:textId="77777777" w:rsidR="00E40F7A" w:rsidRDefault="00E40F7A" w:rsidP="001859EB">
      <w:pPr>
        <w:spacing w:after="120" w:line="276" w:lineRule="auto"/>
        <w:jc w:val="both"/>
        <w:rPr>
          <w:ins w:id="543" w:author="Klaus Frieler" w:date="2020-08-18T16:20:00Z"/>
        </w:rPr>
      </w:pPr>
    </w:p>
    <w:p w14:paraId="318051E5" w14:textId="0F7A772C" w:rsidR="00D74A2A" w:rsidRDefault="00D74A2A">
      <w:pPr>
        <w:pStyle w:val="Beschriftung"/>
        <w:keepNext/>
        <w:rPr>
          <w:ins w:id="544" w:author="Klaus Frieler" w:date="2020-08-18T17:39:00Z"/>
        </w:rPr>
        <w:pPrChange w:id="545" w:author="Klaus Frieler" w:date="2020-08-18T17:39:00Z">
          <w:pPr/>
        </w:pPrChange>
      </w:pPr>
      <w:ins w:id="546" w:author="Klaus Frieler" w:date="2020-08-18T17:39:00Z">
        <w:r>
          <w:t>Table 1. Basic statistics of triples in the dataset.</w:t>
        </w:r>
      </w:ins>
    </w:p>
    <w:tbl>
      <w:tblPr>
        <w:tblStyle w:val="EinfacheTabelle2"/>
        <w:tblW w:w="0" w:type="auto"/>
        <w:jc w:val="center"/>
        <w:tblLook w:val="04A0" w:firstRow="1" w:lastRow="0" w:firstColumn="1" w:lastColumn="0" w:noHBand="0" w:noVBand="1"/>
        <w:tblPrChange w:id="547" w:author="Klaus Frieler" w:date="2020-08-18T17:41:00Z">
          <w:tblPr>
            <w:tblStyle w:val="EinfacheTabelle2"/>
            <w:tblW w:w="0" w:type="auto"/>
            <w:jc w:val="center"/>
            <w:tblLook w:val="04A0" w:firstRow="1" w:lastRow="0" w:firstColumn="1" w:lastColumn="0" w:noHBand="0" w:noVBand="1"/>
          </w:tblPr>
        </w:tblPrChange>
      </w:tblPr>
      <w:tblGrid>
        <w:gridCol w:w="1560"/>
        <w:gridCol w:w="867"/>
        <w:gridCol w:w="1455"/>
        <w:gridCol w:w="1980"/>
        <w:gridCol w:w="2006"/>
        <w:tblGridChange w:id="548">
          <w:tblGrid>
            <w:gridCol w:w="1282"/>
            <w:gridCol w:w="867"/>
            <w:gridCol w:w="1384"/>
            <w:gridCol w:w="2225"/>
            <w:gridCol w:w="3602"/>
          </w:tblGrid>
        </w:tblGridChange>
      </w:tblGrid>
      <w:tr w:rsidR="00D74A2A" w14:paraId="442D6615" w14:textId="77777777" w:rsidTr="00D74A2A">
        <w:trPr>
          <w:cnfStyle w:val="100000000000" w:firstRow="1" w:lastRow="0" w:firstColumn="0" w:lastColumn="0" w:oddVBand="0" w:evenVBand="0" w:oddHBand="0" w:evenHBand="0" w:firstRowFirstColumn="0" w:firstRowLastColumn="0" w:lastRowFirstColumn="0" w:lastRowLastColumn="0"/>
          <w:jc w:val="center"/>
          <w:ins w:id="549" w:author="Klaus Frieler" w:date="2020-08-18T16:22:00Z"/>
          <w:trPrChange w:id="550"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tcPrChange w:id="551" w:author="Klaus Frieler" w:date="2020-08-18T17:41:00Z">
              <w:tcPr>
                <w:tcW w:w="0" w:type="auto"/>
                <w:tcBorders>
                  <w:top w:val="single" w:sz="4" w:space="0" w:color="7F7F7F" w:themeColor="text1" w:themeTint="80"/>
                  <w:bottom w:val="single" w:sz="4" w:space="0" w:color="auto"/>
                </w:tcBorders>
              </w:tcPr>
            </w:tcPrChange>
          </w:tcPr>
          <w:p w14:paraId="6C08C22A" w14:textId="76C7792B" w:rsidR="005C3BBE" w:rsidRDefault="005C3BBE" w:rsidP="001859EB">
            <w:pPr>
              <w:spacing w:after="120" w:line="276" w:lineRule="auto"/>
              <w:jc w:val="both"/>
              <w:cnfStyle w:val="101000000000" w:firstRow="1" w:lastRow="0" w:firstColumn="1" w:lastColumn="0" w:oddVBand="0" w:evenVBand="0" w:oddHBand="0" w:evenHBand="0" w:firstRowFirstColumn="0" w:firstRowLastColumn="0" w:lastRowFirstColumn="0" w:lastRowLastColumn="0"/>
              <w:rPr>
                <w:ins w:id="552" w:author="Klaus Frieler" w:date="2020-08-18T16:22:00Z"/>
              </w:rPr>
            </w:pPr>
            <w:ins w:id="553" w:author="Klaus Frieler" w:date="2020-08-18T16:23:00Z">
              <w:r>
                <w:t>Triple type</w:t>
              </w:r>
            </w:ins>
          </w:p>
        </w:tc>
        <w:tc>
          <w:tcPr>
            <w:tcW w:w="867" w:type="dxa"/>
            <w:tcBorders>
              <w:top w:val="single" w:sz="4" w:space="0" w:color="7F7F7F" w:themeColor="text1" w:themeTint="80"/>
              <w:bottom w:val="single" w:sz="4" w:space="0" w:color="auto"/>
            </w:tcBorders>
            <w:tcPrChange w:id="554" w:author="Klaus Frieler" w:date="2020-08-18T17:41:00Z">
              <w:tcPr>
                <w:tcW w:w="0" w:type="auto"/>
                <w:tcBorders>
                  <w:top w:val="single" w:sz="4" w:space="0" w:color="7F7F7F" w:themeColor="text1" w:themeTint="80"/>
                  <w:bottom w:val="single" w:sz="4" w:space="0" w:color="auto"/>
                </w:tcBorders>
              </w:tcPr>
            </w:tcPrChange>
          </w:tcPr>
          <w:p w14:paraId="270DBEDE" w14:textId="63667B80" w:rsidR="005C3BBE" w:rsidRDefault="005C3BBE">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55" w:author="Klaus Frieler" w:date="2020-08-18T16:22:00Z"/>
              </w:rPr>
              <w:pPrChange w:id="556"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57" w:author="Klaus Frieler" w:date="2020-08-18T16:23:00Z">
              <w:r>
                <w:t>Count</w:t>
              </w:r>
            </w:ins>
          </w:p>
        </w:tc>
        <w:tc>
          <w:tcPr>
            <w:tcW w:w="0" w:type="auto"/>
            <w:tcBorders>
              <w:top w:val="single" w:sz="4" w:space="0" w:color="7F7F7F" w:themeColor="text1" w:themeTint="80"/>
              <w:bottom w:val="single" w:sz="4" w:space="0" w:color="auto"/>
            </w:tcBorders>
            <w:tcPrChange w:id="558" w:author="Klaus Frieler" w:date="2020-08-18T17:41:00Z">
              <w:tcPr>
                <w:tcW w:w="0" w:type="auto"/>
                <w:tcBorders>
                  <w:top w:val="single" w:sz="4" w:space="0" w:color="7F7F7F" w:themeColor="text1" w:themeTint="80"/>
                  <w:bottom w:val="single" w:sz="4" w:space="0" w:color="auto"/>
                </w:tcBorders>
              </w:tcPr>
            </w:tcPrChange>
          </w:tcPr>
          <w:p w14:paraId="55601CFE" w14:textId="05895674" w:rsidR="005C3BBE" w:rsidRDefault="00D74A2A">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59" w:author="Klaus Frieler" w:date="2020-08-18T16:22:00Z"/>
              </w:rPr>
              <w:pPrChange w:id="560"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61" w:author="Klaus Frieler" w:date="2020-08-18T17:41:00Z">
              <w:r>
                <w:t>Percentage</w:t>
              </w:r>
            </w:ins>
          </w:p>
        </w:tc>
        <w:tc>
          <w:tcPr>
            <w:tcW w:w="1980" w:type="dxa"/>
            <w:tcBorders>
              <w:top w:val="single" w:sz="4" w:space="0" w:color="7F7F7F" w:themeColor="text1" w:themeTint="80"/>
              <w:bottom w:val="single" w:sz="4" w:space="0" w:color="auto"/>
            </w:tcBorders>
            <w:tcPrChange w:id="562" w:author="Klaus Frieler" w:date="2020-08-18T17:41:00Z">
              <w:tcPr>
                <w:tcW w:w="0" w:type="auto"/>
                <w:tcBorders>
                  <w:top w:val="single" w:sz="4" w:space="0" w:color="7F7F7F" w:themeColor="text1" w:themeTint="80"/>
                  <w:bottom w:val="single" w:sz="4" w:space="0" w:color="auto"/>
                </w:tcBorders>
              </w:tcPr>
            </w:tcPrChange>
          </w:tcPr>
          <w:p w14:paraId="42C745C4" w14:textId="2F06B5D8" w:rsidR="005C3BBE" w:rsidRDefault="00D74A2A">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63" w:author="Klaus Frieler" w:date="2020-08-18T16:22:00Z"/>
              </w:rPr>
              <w:pPrChange w:id="564"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65" w:author="Klaus Frieler" w:date="2020-08-18T17:40:00Z">
              <w:r>
                <w:t xml:space="preserve">AM </w:t>
              </w:r>
            </w:ins>
            <w:ins w:id="566" w:author="Klaus Frieler" w:date="2020-08-18T17:47:00Z">
              <w:r w:rsidR="00C029D4">
                <w:t>count/</w:t>
              </w:r>
            </w:ins>
            <w:ins w:id="567" w:author="Klaus Frieler" w:date="2020-08-18T17:46:00Z">
              <w:r w:rsidR="00C029D4">
                <w:t>solo</w:t>
              </w:r>
            </w:ins>
          </w:p>
        </w:tc>
        <w:tc>
          <w:tcPr>
            <w:tcW w:w="2006" w:type="dxa"/>
            <w:tcBorders>
              <w:top w:val="single" w:sz="4" w:space="0" w:color="7F7F7F" w:themeColor="text1" w:themeTint="80"/>
              <w:bottom w:val="single" w:sz="4" w:space="0" w:color="auto"/>
            </w:tcBorders>
            <w:tcPrChange w:id="568" w:author="Klaus Frieler" w:date="2020-08-18T17:41:00Z">
              <w:tcPr>
                <w:tcW w:w="0" w:type="auto"/>
                <w:tcBorders>
                  <w:top w:val="single" w:sz="4" w:space="0" w:color="7F7F7F" w:themeColor="text1" w:themeTint="80"/>
                  <w:bottom w:val="single" w:sz="4" w:space="0" w:color="auto"/>
                </w:tcBorders>
              </w:tcPr>
            </w:tcPrChange>
          </w:tcPr>
          <w:p w14:paraId="71CC42D9" w14:textId="080C0770" w:rsidR="005C3BBE" w:rsidRDefault="00D74A2A">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69" w:author="Klaus Frieler" w:date="2020-08-18T16:22:00Z"/>
              </w:rPr>
              <w:pPrChange w:id="570"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71" w:author="Klaus Frieler" w:date="2020-08-18T17:40:00Z">
              <w:r>
                <w:t>SD</w:t>
              </w:r>
            </w:ins>
            <w:ins w:id="572" w:author="Klaus Frieler" w:date="2020-08-18T16:25:00Z">
              <w:r w:rsidR="005C3BBE">
                <w:t xml:space="preserve"> </w:t>
              </w:r>
            </w:ins>
            <w:ins w:id="573" w:author="Klaus Frieler" w:date="2020-08-18T17:40:00Z">
              <w:r>
                <w:t>count</w:t>
              </w:r>
            </w:ins>
            <w:ins w:id="574" w:author="Klaus Frieler" w:date="2020-08-18T17:47:00Z">
              <w:r w:rsidR="00C029D4">
                <w:t>/solo</w:t>
              </w:r>
            </w:ins>
          </w:p>
        </w:tc>
      </w:tr>
      <w:tr w:rsidR="00D74A2A" w14:paraId="5EE1879F" w14:textId="77777777" w:rsidTr="00D74A2A">
        <w:trPr>
          <w:cnfStyle w:val="000000100000" w:firstRow="0" w:lastRow="0" w:firstColumn="0" w:lastColumn="0" w:oddVBand="0" w:evenVBand="0" w:oddHBand="1" w:evenHBand="0" w:firstRowFirstColumn="0" w:firstRowLastColumn="0" w:lastRowFirstColumn="0" w:lastRowLastColumn="0"/>
          <w:jc w:val="center"/>
          <w:ins w:id="575" w:author="Klaus Frieler" w:date="2020-08-18T16:22:00Z"/>
          <w:trPrChange w:id="576"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tcPrChange w:id="577" w:author="Klaus Frieler" w:date="2020-08-18T17:41:00Z">
              <w:tcPr>
                <w:tcW w:w="0" w:type="auto"/>
                <w:tcBorders>
                  <w:top w:val="single" w:sz="4" w:space="0" w:color="auto"/>
                  <w:bottom w:val="nil"/>
                </w:tcBorders>
              </w:tcPr>
            </w:tcPrChange>
          </w:tcPr>
          <w:p w14:paraId="1CB21929" w14:textId="646AF7F7" w:rsidR="005C3BBE" w:rsidRDefault="005C3BBE" w:rsidP="001859EB">
            <w:pPr>
              <w:spacing w:after="120" w:line="276" w:lineRule="auto"/>
              <w:jc w:val="both"/>
              <w:cnfStyle w:val="001000100000" w:firstRow="0" w:lastRow="0" w:firstColumn="1" w:lastColumn="0" w:oddVBand="0" w:evenVBand="0" w:oddHBand="1" w:evenHBand="0" w:firstRowFirstColumn="0" w:firstRowLastColumn="0" w:lastRowFirstColumn="0" w:lastRowLastColumn="0"/>
              <w:rPr>
                <w:ins w:id="578" w:author="Klaus Frieler" w:date="2020-08-18T16:22:00Z"/>
              </w:rPr>
            </w:pPr>
            <w:ins w:id="579" w:author="Klaus Frieler" w:date="2020-08-18T16:22:00Z">
              <w:r>
                <w:t>Even</w:t>
              </w:r>
            </w:ins>
          </w:p>
        </w:tc>
        <w:tc>
          <w:tcPr>
            <w:tcW w:w="867" w:type="dxa"/>
            <w:tcBorders>
              <w:top w:val="single" w:sz="4" w:space="0" w:color="auto"/>
              <w:bottom w:val="nil"/>
            </w:tcBorders>
            <w:tcPrChange w:id="580" w:author="Klaus Frieler" w:date="2020-08-18T17:41:00Z">
              <w:tcPr>
                <w:tcW w:w="0" w:type="auto"/>
                <w:tcBorders>
                  <w:top w:val="single" w:sz="4" w:space="0" w:color="auto"/>
                  <w:bottom w:val="nil"/>
                </w:tcBorders>
              </w:tcPr>
            </w:tcPrChange>
          </w:tcPr>
          <w:p w14:paraId="777BF216" w14:textId="69125C6E"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81" w:author="Klaus Frieler" w:date="2020-08-18T16:22:00Z"/>
              </w:rPr>
              <w:pPrChange w:id="582"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83" w:author="Klaus Frieler" w:date="2020-08-18T16:22:00Z">
              <w:r>
                <w:t>9</w:t>
              </w:r>
            </w:ins>
            <w:ins w:id="584" w:author="Klaus Frieler" w:date="2020-08-18T16:27:00Z">
              <w:r>
                <w:t>,</w:t>
              </w:r>
            </w:ins>
            <w:ins w:id="585" w:author="Klaus Frieler" w:date="2020-08-18T16:22:00Z">
              <w:r>
                <w:t xml:space="preserve">726 </w:t>
              </w:r>
            </w:ins>
          </w:p>
        </w:tc>
        <w:tc>
          <w:tcPr>
            <w:tcW w:w="0" w:type="auto"/>
            <w:tcBorders>
              <w:top w:val="single" w:sz="4" w:space="0" w:color="auto"/>
              <w:bottom w:val="nil"/>
            </w:tcBorders>
            <w:tcPrChange w:id="586" w:author="Klaus Frieler" w:date="2020-08-18T17:41:00Z">
              <w:tcPr>
                <w:tcW w:w="0" w:type="auto"/>
                <w:tcBorders>
                  <w:top w:val="single" w:sz="4" w:space="0" w:color="auto"/>
                  <w:bottom w:val="nil"/>
                </w:tcBorders>
              </w:tcPr>
            </w:tcPrChange>
          </w:tcPr>
          <w:p w14:paraId="69033F09" w14:textId="7C1CEF26"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87" w:author="Klaus Frieler" w:date="2020-08-18T16:22:00Z"/>
              </w:rPr>
              <w:pPrChange w:id="588"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89" w:author="Klaus Frieler" w:date="2020-08-18T16:22:00Z">
              <w:r>
                <w:t>65.3</w:t>
              </w:r>
            </w:ins>
            <w:ins w:id="590" w:author="Klaus Frieler" w:date="2020-08-18T16:24:00Z">
              <w:r>
                <w:t> %</w:t>
              </w:r>
            </w:ins>
          </w:p>
        </w:tc>
        <w:tc>
          <w:tcPr>
            <w:tcW w:w="1980" w:type="dxa"/>
            <w:tcBorders>
              <w:top w:val="single" w:sz="4" w:space="0" w:color="auto"/>
              <w:bottom w:val="nil"/>
            </w:tcBorders>
            <w:tcPrChange w:id="591" w:author="Klaus Frieler" w:date="2020-08-18T17:41:00Z">
              <w:tcPr>
                <w:tcW w:w="0" w:type="auto"/>
                <w:tcBorders>
                  <w:top w:val="single" w:sz="4" w:space="0" w:color="auto"/>
                  <w:bottom w:val="nil"/>
                </w:tcBorders>
              </w:tcPr>
            </w:tcPrChange>
          </w:tcPr>
          <w:p w14:paraId="5C3DBC64" w14:textId="141037BE"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92" w:author="Klaus Frieler" w:date="2020-08-18T16:22:00Z"/>
              </w:rPr>
              <w:pPrChange w:id="593"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94" w:author="Klaus Frieler" w:date="2020-08-18T16:23:00Z">
              <w:r>
                <w:t>24.7</w:t>
              </w:r>
            </w:ins>
          </w:p>
        </w:tc>
        <w:tc>
          <w:tcPr>
            <w:tcW w:w="2006" w:type="dxa"/>
            <w:tcBorders>
              <w:top w:val="single" w:sz="4" w:space="0" w:color="auto"/>
              <w:bottom w:val="nil"/>
            </w:tcBorders>
            <w:tcPrChange w:id="595" w:author="Klaus Frieler" w:date="2020-08-18T17:41:00Z">
              <w:tcPr>
                <w:tcW w:w="0" w:type="auto"/>
                <w:tcBorders>
                  <w:top w:val="single" w:sz="4" w:space="0" w:color="auto"/>
                  <w:bottom w:val="nil"/>
                </w:tcBorders>
              </w:tcPr>
            </w:tcPrChange>
          </w:tcPr>
          <w:p w14:paraId="47714143" w14:textId="6410A65F"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96" w:author="Klaus Frieler" w:date="2020-08-18T16:22:00Z"/>
              </w:rPr>
              <w:pPrChange w:id="597"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98" w:author="Klaus Frieler" w:date="2020-08-18T16:23:00Z">
              <w:r>
                <w:t>33.7</w:t>
              </w:r>
            </w:ins>
          </w:p>
        </w:tc>
      </w:tr>
      <w:tr w:rsidR="00D74A2A" w14:paraId="090F04F9" w14:textId="77777777" w:rsidTr="00D74A2A">
        <w:trPr>
          <w:jc w:val="center"/>
          <w:ins w:id="599" w:author="Klaus Frieler" w:date="2020-08-18T16:22:00Z"/>
          <w:trPrChange w:id="600"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Change w:id="601" w:author="Klaus Frieler" w:date="2020-08-18T17:41:00Z">
              <w:tcPr>
                <w:tcW w:w="0" w:type="auto"/>
                <w:tcBorders>
                  <w:top w:val="nil"/>
                  <w:bottom w:val="nil"/>
                </w:tcBorders>
              </w:tcPr>
            </w:tcPrChange>
          </w:tcPr>
          <w:p w14:paraId="0D1CC844" w14:textId="087AA292" w:rsidR="005C3BBE" w:rsidRDefault="005C3BBE" w:rsidP="001859EB">
            <w:pPr>
              <w:spacing w:after="120" w:line="276" w:lineRule="auto"/>
              <w:jc w:val="both"/>
              <w:rPr>
                <w:ins w:id="602" w:author="Klaus Frieler" w:date="2020-08-18T16:22:00Z"/>
              </w:rPr>
            </w:pPr>
            <w:ins w:id="603" w:author="Klaus Frieler" w:date="2020-08-18T16:22:00Z">
              <w:r>
                <w:t>Swung</w:t>
              </w:r>
            </w:ins>
          </w:p>
        </w:tc>
        <w:tc>
          <w:tcPr>
            <w:tcW w:w="867" w:type="dxa"/>
            <w:tcBorders>
              <w:top w:val="nil"/>
              <w:bottom w:val="nil"/>
            </w:tcBorders>
            <w:tcPrChange w:id="604" w:author="Klaus Frieler" w:date="2020-08-18T17:41:00Z">
              <w:tcPr>
                <w:tcW w:w="0" w:type="auto"/>
                <w:tcBorders>
                  <w:top w:val="nil"/>
                  <w:bottom w:val="nil"/>
                </w:tcBorders>
              </w:tcPr>
            </w:tcPrChange>
          </w:tcPr>
          <w:p w14:paraId="243B8297" w14:textId="0070DE6D" w:rsidR="005C3BBE" w:rsidRDefault="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05" w:author="Klaus Frieler" w:date="2020-08-18T16:22:00Z"/>
              </w:rPr>
              <w:pPrChange w:id="606"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07" w:author="Klaus Frieler" w:date="2020-08-18T16:22:00Z">
              <w:r>
                <w:t>4</w:t>
              </w:r>
            </w:ins>
            <w:ins w:id="608" w:author="Klaus Frieler" w:date="2020-08-18T16:27:00Z">
              <w:r>
                <w:t>,</w:t>
              </w:r>
            </w:ins>
            <w:ins w:id="609" w:author="Klaus Frieler" w:date="2020-08-18T16:22:00Z">
              <w:r>
                <w:t>734</w:t>
              </w:r>
            </w:ins>
          </w:p>
        </w:tc>
        <w:tc>
          <w:tcPr>
            <w:tcW w:w="0" w:type="auto"/>
            <w:tcBorders>
              <w:top w:val="nil"/>
              <w:bottom w:val="nil"/>
            </w:tcBorders>
            <w:tcPrChange w:id="610" w:author="Klaus Frieler" w:date="2020-08-18T17:41:00Z">
              <w:tcPr>
                <w:tcW w:w="0" w:type="auto"/>
                <w:tcBorders>
                  <w:top w:val="nil"/>
                  <w:bottom w:val="nil"/>
                </w:tcBorders>
              </w:tcPr>
            </w:tcPrChange>
          </w:tcPr>
          <w:p w14:paraId="1A0DA2F0" w14:textId="11770A22" w:rsidR="005C3BBE" w:rsidRDefault="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11" w:author="Klaus Frieler" w:date="2020-08-18T16:22:00Z"/>
              </w:rPr>
              <w:pPrChange w:id="612"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13" w:author="Klaus Frieler" w:date="2020-08-18T16:22:00Z">
              <w:r>
                <w:t>31.8</w:t>
              </w:r>
            </w:ins>
            <w:ins w:id="614" w:author="Klaus Frieler" w:date="2020-08-18T16:24:00Z">
              <w:r>
                <w:t> %</w:t>
              </w:r>
            </w:ins>
          </w:p>
        </w:tc>
        <w:tc>
          <w:tcPr>
            <w:tcW w:w="1980" w:type="dxa"/>
            <w:tcBorders>
              <w:top w:val="nil"/>
              <w:bottom w:val="nil"/>
            </w:tcBorders>
            <w:tcPrChange w:id="615" w:author="Klaus Frieler" w:date="2020-08-18T17:41:00Z">
              <w:tcPr>
                <w:tcW w:w="0" w:type="auto"/>
                <w:tcBorders>
                  <w:top w:val="nil"/>
                  <w:bottom w:val="nil"/>
                </w:tcBorders>
              </w:tcPr>
            </w:tcPrChange>
          </w:tcPr>
          <w:p w14:paraId="46AC9305" w14:textId="6892B011" w:rsidR="005C3BBE" w:rsidRDefault="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16" w:author="Klaus Frieler" w:date="2020-08-18T16:22:00Z"/>
              </w:rPr>
              <w:pPrChange w:id="617"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18" w:author="Klaus Frieler" w:date="2020-08-18T16:23:00Z">
              <w:r>
                <w:t>12.1</w:t>
              </w:r>
            </w:ins>
          </w:p>
        </w:tc>
        <w:tc>
          <w:tcPr>
            <w:tcW w:w="2006" w:type="dxa"/>
            <w:tcBorders>
              <w:top w:val="nil"/>
              <w:bottom w:val="nil"/>
            </w:tcBorders>
            <w:tcPrChange w:id="619" w:author="Klaus Frieler" w:date="2020-08-18T17:41:00Z">
              <w:tcPr>
                <w:tcW w:w="0" w:type="auto"/>
                <w:tcBorders>
                  <w:top w:val="nil"/>
                  <w:bottom w:val="nil"/>
                </w:tcBorders>
              </w:tcPr>
            </w:tcPrChange>
          </w:tcPr>
          <w:p w14:paraId="65910F90" w14:textId="1640654E" w:rsidR="005C3BBE" w:rsidRDefault="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20" w:author="Klaus Frieler" w:date="2020-08-18T16:22:00Z"/>
              </w:rPr>
              <w:pPrChange w:id="621"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22" w:author="Klaus Frieler" w:date="2020-08-18T16:23:00Z">
              <w:r>
                <w:t>13.9</w:t>
              </w:r>
            </w:ins>
          </w:p>
        </w:tc>
      </w:tr>
      <w:tr w:rsidR="00D74A2A" w14:paraId="2B635951" w14:textId="77777777" w:rsidTr="00D74A2A">
        <w:trPr>
          <w:cnfStyle w:val="000000100000" w:firstRow="0" w:lastRow="0" w:firstColumn="0" w:lastColumn="0" w:oddVBand="0" w:evenVBand="0" w:oddHBand="1" w:evenHBand="0" w:firstRowFirstColumn="0" w:firstRowLastColumn="0" w:lastRowFirstColumn="0" w:lastRowLastColumn="0"/>
          <w:jc w:val="center"/>
          <w:ins w:id="623" w:author="Klaus Frieler" w:date="2020-08-18T16:22:00Z"/>
          <w:trPrChange w:id="624"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nil"/>
            </w:tcBorders>
            <w:tcPrChange w:id="625" w:author="Klaus Frieler" w:date="2020-08-18T17:41:00Z">
              <w:tcPr>
                <w:tcW w:w="0" w:type="auto"/>
                <w:tcBorders>
                  <w:top w:val="nil"/>
                </w:tcBorders>
              </w:tcPr>
            </w:tcPrChange>
          </w:tcPr>
          <w:p w14:paraId="203E6906" w14:textId="6C6B85DD" w:rsidR="005C3BBE" w:rsidRDefault="005C3BBE" w:rsidP="001859EB">
            <w:pPr>
              <w:spacing w:after="120" w:line="276" w:lineRule="auto"/>
              <w:jc w:val="both"/>
              <w:cnfStyle w:val="001000100000" w:firstRow="0" w:lastRow="0" w:firstColumn="1" w:lastColumn="0" w:oddVBand="0" w:evenVBand="0" w:oddHBand="1" w:evenHBand="0" w:firstRowFirstColumn="0" w:firstRowLastColumn="0" w:lastRowFirstColumn="0" w:lastRowLastColumn="0"/>
              <w:rPr>
                <w:ins w:id="626" w:author="Klaus Frieler" w:date="2020-08-18T16:22:00Z"/>
              </w:rPr>
            </w:pPr>
            <w:ins w:id="627" w:author="Klaus Frieler" w:date="2020-08-18T16:26:00Z">
              <w:r>
                <w:t>S</w:t>
              </w:r>
            </w:ins>
            <w:ins w:id="628" w:author="Klaus Frieler" w:date="2020-08-18T16:22:00Z">
              <w:r>
                <w:t>nap</w:t>
              </w:r>
            </w:ins>
          </w:p>
        </w:tc>
        <w:tc>
          <w:tcPr>
            <w:tcW w:w="867" w:type="dxa"/>
            <w:tcBorders>
              <w:top w:val="nil"/>
            </w:tcBorders>
            <w:tcPrChange w:id="629" w:author="Klaus Frieler" w:date="2020-08-18T17:41:00Z">
              <w:tcPr>
                <w:tcW w:w="0" w:type="auto"/>
                <w:tcBorders>
                  <w:top w:val="nil"/>
                </w:tcBorders>
              </w:tcPr>
            </w:tcPrChange>
          </w:tcPr>
          <w:p w14:paraId="154FD73C" w14:textId="6B24D7D2"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30" w:author="Klaus Frieler" w:date="2020-08-18T16:22:00Z"/>
              </w:rPr>
              <w:pPrChange w:id="631"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32" w:author="Klaus Frieler" w:date="2020-08-18T16:22:00Z">
              <w:r>
                <w:t>435</w:t>
              </w:r>
            </w:ins>
          </w:p>
        </w:tc>
        <w:tc>
          <w:tcPr>
            <w:tcW w:w="0" w:type="auto"/>
            <w:tcBorders>
              <w:top w:val="nil"/>
            </w:tcBorders>
            <w:tcPrChange w:id="633" w:author="Klaus Frieler" w:date="2020-08-18T17:41:00Z">
              <w:tcPr>
                <w:tcW w:w="0" w:type="auto"/>
                <w:tcBorders>
                  <w:top w:val="nil"/>
                </w:tcBorders>
              </w:tcPr>
            </w:tcPrChange>
          </w:tcPr>
          <w:p w14:paraId="3300DA49" w14:textId="276F83B8"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34" w:author="Klaus Frieler" w:date="2020-08-18T16:22:00Z"/>
              </w:rPr>
              <w:pPrChange w:id="635"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36" w:author="Klaus Frieler" w:date="2020-08-18T16:22:00Z">
              <w:r>
                <w:t>2.9</w:t>
              </w:r>
            </w:ins>
            <w:ins w:id="637" w:author="Klaus Frieler" w:date="2020-08-18T16:24:00Z">
              <w:r>
                <w:t> %</w:t>
              </w:r>
            </w:ins>
          </w:p>
        </w:tc>
        <w:tc>
          <w:tcPr>
            <w:tcW w:w="1980" w:type="dxa"/>
            <w:tcBorders>
              <w:top w:val="nil"/>
            </w:tcBorders>
            <w:tcPrChange w:id="638" w:author="Klaus Frieler" w:date="2020-08-18T17:41:00Z">
              <w:tcPr>
                <w:tcW w:w="0" w:type="auto"/>
                <w:tcBorders>
                  <w:top w:val="nil"/>
                </w:tcBorders>
              </w:tcPr>
            </w:tcPrChange>
          </w:tcPr>
          <w:p w14:paraId="03387EE4" w14:textId="7D341A05"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39" w:author="Klaus Frieler" w:date="2020-08-18T16:22:00Z"/>
              </w:rPr>
              <w:pPrChange w:id="640"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41" w:author="Klaus Frieler" w:date="2020-08-18T16:23:00Z">
              <w:r>
                <w:t>2.8</w:t>
              </w:r>
            </w:ins>
          </w:p>
        </w:tc>
        <w:tc>
          <w:tcPr>
            <w:tcW w:w="2006" w:type="dxa"/>
            <w:tcBorders>
              <w:top w:val="nil"/>
            </w:tcBorders>
            <w:tcPrChange w:id="642" w:author="Klaus Frieler" w:date="2020-08-18T17:41:00Z">
              <w:tcPr>
                <w:tcW w:w="0" w:type="auto"/>
                <w:tcBorders>
                  <w:top w:val="nil"/>
                </w:tcBorders>
              </w:tcPr>
            </w:tcPrChange>
          </w:tcPr>
          <w:p w14:paraId="29688FDA" w14:textId="20A21BB2" w:rsidR="005C3BBE" w:rsidRDefault="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43" w:author="Klaus Frieler" w:date="2020-08-18T16:22:00Z"/>
              </w:rPr>
              <w:pPrChange w:id="644"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45" w:author="Klaus Frieler" w:date="2020-08-18T16:23:00Z">
              <w:r>
                <w:t>3.0</w:t>
              </w:r>
            </w:ins>
          </w:p>
        </w:tc>
      </w:tr>
    </w:tbl>
    <w:p w14:paraId="3183278C" w14:textId="77777777" w:rsidR="00EB1F66" w:rsidRPr="00B13F95" w:rsidRDefault="00EB1F66" w:rsidP="001859EB">
      <w:pPr>
        <w:spacing w:after="120" w:line="276" w:lineRule="auto"/>
        <w:jc w:val="both"/>
      </w:pPr>
    </w:p>
    <w:p w14:paraId="28C1ED75" w14:textId="4E8C9AB7" w:rsidR="001859EB" w:rsidRPr="00B13F95" w:rsidDel="00D74A2A" w:rsidRDefault="001859EB" w:rsidP="001859EB">
      <w:pPr>
        <w:keepNext/>
        <w:spacing w:after="120" w:line="276" w:lineRule="auto"/>
        <w:jc w:val="both"/>
        <w:rPr>
          <w:del w:id="646" w:author="Klaus Frieler" w:date="2020-08-18T17:39:00Z"/>
        </w:rPr>
      </w:pPr>
      <w:commentRangeStart w:id="647"/>
      <w:commentRangeStart w:id="648"/>
      <w:del w:id="649" w:author="Klaus Frieler" w:date="2020-08-18T17:38:00Z">
        <w:r w:rsidRPr="00B13F95" w:rsidDel="00D74A2A">
          <w:rPr>
            <w:noProof/>
            <w:lang w:val="en-US"/>
          </w:rPr>
          <w:lastRenderedPageBreak/>
          <w:drawing>
            <wp:inline distT="0" distB="0" distL="0" distR="0" wp14:anchorId="008E66DE" wp14:editId="1F991378">
              <wp:extent cx="5943600" cy="3751297"/>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_distribution_150.png"/>
                      <pic:cNvPicPr/>
                    </pic:nvPicPr>
                    <pic:blipFill>
                      <a:blip r:embed="rId16"/>
                      <a:stretch>
                        <a:fillRect/>
                      </a:stretch>
                    </pic:blipFill>
                    <pic:spPr>
                      <a:xfrm>
                        <a:off x="0" y="0"/>
                        <a:ext cx="5943600" cy="3751297"/>
                      </a:xfrm>
                      <a:prstGeom prst="rect">
                        <a:avLst/>
                      </a:prstGeom>
                    </pic:spPr>
                  </pic:pic>
                </a:graphicData>
              </a:graphic>
            </wp:inline>
          </w:drawing>
        </w:r>
      </w:del>
    </w:p>
    <w:p w14:paraId="32BF5A4D" w14:textId="1E5E811B" w:rsidR="001859EB" w:rsidRPr="00B13F95" w:rsidDel="00D74A2A" w:rsidRDefault="001859EB" w:rsidP="001859EB">
      <w:pPr>
        <w:pStyle w:val="Beschriftung"/>
        <w:jc w:val="both"/>
        <w:rPr>
          <w:del w:id="650" w:author="Klaus Frieler" w:date="2020-08-18T17:39:00Z"/>
        </w:rPr>
      </w:pPr>
      <w:del w:id="651" w:author="Klaus Frieler" w:date="2020-08-18T17:39:00Z">
        <w:r w:rsidRPr="00B13F95" w:rsidDel="00D74A2A">
          <w:delText xml:space="preserve">Figure </w:delText>
        </w:r>
        <w:r w:rsidRPr="00B13F95" w:rsidDel="00D74A2A">
          <w:rPr>
            <w:i w:val="0"/>
            <w:iCs w:val="0"/>
          </w:rPr>
          <w:fldChar w:fldCharType="begin"/>
        </w:r>
        <w:r w:rsidRPr="00B13F95" w:rsidDel="00D74A2A">
          <w:delInstrText xml:space="preserve"> SEQ Figure \* ARABIC </w:delInstrText>
        </w:r>
        <w:r w:rsidRPr="00B13F95" w:rsidDel="00D74A2A">
          <w:rPr>
            <w:i w:val="0"/>
            <w:iCs w:val="0"/>
          </w:rPr>
          <w:fldChar w:fldCharType="separate"/>
        </w:r>
        <w:r w:rsidR="005B3226" w:rsidDel="00D74A2A">
          <w:rPr>
            <w:noProof/>
          </w:rPr>
          <w:delText>2</w:delText>
        </w:r>
        <w:r w:rsidRPr="00B13F95" w:rsidDel="00D74A2A">
          <w:rPr>
            <w:i w:val="0"/>
            <w:iCs w:val="0"/>
          </w:rPr>
          <w:fldChar w:fldCharType="end"/>
        </w:r>
        <w:r w:rsidR="002911B6" w:rsidDel="00D74A2A">
          <w:delText>:</w:delText>
        </w:r>
        <w:r w:rsidRPr="00B13F95" w:rsidDel="00D74A2A">
          <w:delText xml:space="preserve"> Density plots of log-BUR for a selection of</w:delText>
        </w:r>
        <w:r w:rsidR="00AD62B8" w:rsidDel="00D74A2A">
          <w:delText xml:space="preserve"> nine different</w:delText>
        </w:r>
        <w:r w:rsidRPr="00B13F95" w:rsidDel="00D74A2A">
          <w:delText xml:space="preserve"> solos which </w:delText>
        </w:r>
        <w:r w:rsidR="00AD62B8" w:rsidDel="00D74A2A">
          <w:delText>exhibit</w:delText>
        </w:r>
        <w:r w:rsidRPr="00B13F95" w:rsidDel="00D74A2A">
          <w:delText xml:space="preserve"> at least one GMM components with a mean BUR between 1.5:1 (3:2) and 2.5:1 (5:2) (log-BURs = 0.58–1.32). Solid lines: position indicates mean of cluster components, height indicates pr</w:delText>
        </w:r>
        <w:r w:rsidR="00062B01" w:rsidDel="00D74A2A">
          <w:delText>obability mass of the component. D</w:delText>
        </w:r>
        <w:r w:rsidRPr="00B13F95" w:rsidDel="00D74A2A">
          <w:delText>ashed lines: pe</w:delText>
        </w:r>
        <w:r w:rsidR="00062B01" w:rsidDel="00D74A2A">
          <w:delText>rfect even (log</w:delText>
        </w:r>
        <w:r w:rsidR="00062B01" w:rsidRPr="00C85F01" w:rsidDel="00D74A2A">
          <w:rPr>
            <w:vertAlign w:val="subscript"/>
          </w:rPr>
          <w:delText>2</w:delText>
        </w:r>
        <w:r w:rsidR="00062B01" w:rsidDel="00D74A2A">
          <w:delText>(</w:delText>
        </w:r>
        <w:r w:rsidRPr="00B13F95" w:rsidDel="00D74A2A">
          <w:delText>BUR</w:delText>
        </w:r>
        <w:r w:rsidR="00062B01" w:rsidDel="00D74A2A">
          <w:delText>)</w:delText>
        </w:r>
        <w:r w:rsidRPr="00B13F95" w:rsidDel="00D74A2A">
          <w:delText xml:space="preserve"> = 0</w:delText>
        </w:r>
        <w:r w:rsidR="00062B01" w:rsidDel="00D74A2A">
          <w:delText>, i.e. BUR 1:1</w:delText>
        </w:r>
        <w:r w:rsidRPr="00B13F95" w:rsidDel="00D74A2A">
          <w:delText xml:space="preserve">) and triplet </w:delText>
        </w:r>
        <w:r w:rsidR="00062B01" w:rsidRPr="00B13F95" w:rsidDel="00D74A2A">
          <w:delText>eights</w:delText>
        </w:r>
        <w:r w:rsidR="00062B01" w:rsidDel="00D74A2A">
          <w:delText xml:space="preserve"> (log</w:delText>
        </w:r>
        <w:r w:rsidR="00062B01" w:rsidRPr="00C85F01" w:rsidDel="00D74A2A">
          <w:rPr>
            <w:vertAlign w:val="subscript"/>
          </w:rPr>
          <w:delText>2</w:delText>
        </w:r>
        <w:r w:rsidR="00062B01" w:rsidDel="00D74A2A">
          <w:delText>(</w:delText>
        </w:r>
        <w:r w:rsidRPr="00B13F95" w:rsidDel="00D74A2A">
          <w:delText>BUR</w:delText>
        </w:r>
        <w:r w:rsidR="00062B01" w:rsidDel="00D74A2A">
          <w:delText>)</w:delText>
        </w:r>
        <w:r w:rsidRPr="00B13F95" w:rsidDel="00D74A2A">
          <w:delText xml:space="preserve"> = 1</w:delText>
        </w:r>
        <w:r w:rsidR="00062B01" w:rsidDel="00D74A2A">
          <w:delText>, i.e. BUR 2:1</w:delText>
        </w:r>
        <w:r w:rsidRPr="00B13F95" w:rsidDel="00D74A2A">
          <w:delText xml:space="preserve">). Shaded areas indicate BUR </w:delText>
        </w:r>
        <w:r w:rsidR="009F4A18" w:rsidDel="00D74A2A">
          <w:delText>types</w:delText>
        </w:r>
        <w:r w:rsidR="001922F2" w:rsidDel="00D74A2A">
          <w:delText>: Blue: “s</w:delText>
        </w:r>
        <w:r w:rsidR="001922F2" w:rsidRPr="00B13F95" w:rsidDel="00D74A2A">
          <w:delText xml:space="preserve">wung”, red: </w:delText>
        </w:r>
        <w:r w:rsidR="001922F2" w:rsidDel="00D74A2A">
          <w:delText>“</w:delText>
        </w:r>
        <w:r w:rsidR="001922F2" w:rsidRPr="00B13F95" w:rsidDel="00D74A2A">
          <w:delText>even</w:delText>
        </w:r>
        <w:r w:rsidR="001922F2" w:rsidDel="00D74A2A">
          <w:delText>”</w:delText>
        </w:r>
        <w:r w:rsidR="001922F2" w:rsidRPr="00B13F95" w:rsidDel="00D74A2A">
          <w:delText xml:space="preserve">, green: </w:delText>
        </w:r>
        <w:r w:rsidR="001922F2" w:rsidDel="00D74A2A">
          <w:delText>“</w:delText>
        </w:r>
        <w:r w:rsidR="001922F2" w:rsidRPr="00B13F95" w:rsidDel="00D74A2A">
          <w:delText>snap</w:delText>
        </w:r>
        <w:r w:rsidR="001922F2" w:rsidDel="00D74A2A">
          <w:delText>”</w:delText>
        </w:r>
        <w:r w:rsidRPr="00B13F95" w:rsidDel="00D74A2A">
          <w:delText xml:space="preserve">. </w:delText>
        </w:r>
      </w:del>
    </w:p>
    <w:commentRangeEnd w:id="647"/>
    <w:p w14:paraId="45B7096C" w14:textId="39E8DF92" w:rsidR="007E6CDB" w:rsidRPr="005C1B5F" w:rsidRDefault="00452E43" w:rsidP="001859EB">
      <w:pPr>
        <w:spacing w:after="120" w:line="276" w:lineRule="auto"/>
        <w:jc w:val="both"/>
      </w:pPr>
      <w:r>
        <w:rPr>
          <w:rStyle w:val="Kommentarzeichen"/>
        </w:rPr>
        <w:commentReference w:id="647"/>
      </w:r>
      <w:commentRangeEnd w:id="648"/>
      <w:r w:rsidR="00A66C8D">
        <w:rPr>
          <w:rStyle w:val="Kommentarzeichen"/>
        </w:rPr>
        <w:commentReference w:id="648"/>
      </w:r>
    </w:p>
    <w:p w14:paraId="19F14F6D" w14:textId="77777777" w:rsidR="007E6CDB" w:rsidRDefault="007E6CDB" w:rsidP="001859EB">
      <w:pPr>
        <w:spacing w:after="120" w:line="276" w:lineRule="auto"/>
        <w:jc w:val="both"/>
        <w:rPr>
          <w:b/>
        </w:rPr>
      </w:pPr>
    </w:p>
    <w:p w14:paraId="46FD8E04" w14:textId="083E06C0" w:rsidR="00E01C14" w:rsidRPr="00E01C14" w:rsidRDefault="00E01C14" w:rsidP="005B3226">
      <w:pPr>
        <w:pStyle w:val="berschrift3"/>
      </w:pPr>
      <w:r w:rsidRPr="00E01C14">
        <w:t>Effects of tempo on BURs</w:t>
      </w:r>
    </w:p>
    <w:p w14:paraId="71F809AC" w14:textId="46AB6035" w:rsidR="001859EB" w:rsidRPr="00B13F95" w:rsidRDefault="001859EB" w:rsidP="001859EB">
      <w:pPr>
        <w:spacing w:after="120" w:line="276" w:lineRule="auto"/>
        <w:jc w:val="both"/>
      </w:pPr>
      <w:r w:rsidRPr="00B13F95">
        <w:t xml:space="preserve">Next, we </w:t>
      </w:r>
      <w:r w:rsidR="007E6CDB">
        <w:t>investigated</w:t>
      </w:r>
      <w:r w:rsidRPr="00B13F95">
        <w:t xml:space="preserve"> </w:t>
      </w:r>
      <w:r w:rsidR="007E6CDB">
        <w:t>relationships between</w:t>
      </w:r>
      <w:r w:rsidR="00793835">
        <w:t xml:space="preserve"> </w:t>
      </w:r>
      <w:r w:rsidRPr="00B13F95">
        <w:t>BUR distribution</w:t>
      </w:r>
      <w:r w:rsidR="007E6CDB">
        <w:t>s</w:t>
      </w:r>
      <w:r w:rsidR="00793835">
        <w:t xml:space="preserve"> </w:t>
      </w:r>
      <w:r w:rsidR="007E6CDB">
        <w:t>and tempo</w:t>
      </w:r>
      <w:r w:rsidRPr="00B13F95">
        <w:t xml:space="preserve">. </w:t>
      </w:r>
      <w:r w:rsidR="008115CC">
        <w:t>Figure</w:t>
      </w:r>
      <w:r w:rsidRPr="00B13F95">
        <w:t xml:space="preserve"> 3</w:t>
      </w:r>
      <w:r w:rsidR="008115CC">
        <w:t xml:space="preserve"> shows</w:t>
      </w:r>
      <w:r w:rsidRPr="00B13F95">
        <w:t xml:space="preserve"> the mean log-BURs </w:t>
      </w:r>
      <w:r w:rsidR="00C6350A">
        <w:t>represented in their</w:t>
      </w:r>
      <w:r w:rsidRPr="00B13F95">
        <w:t xml:space="preserve"> </w:t>
      </w:r>
      <w:r w:rsidR="00C6350A">
        <w:t xml:space="preserve">BUR </w:t>
      </w:r>
      <w:r w:rsidR="00860986">
        <w:t>types</w:t>
      </w:r>
      <w:r w:rsidRPr="00B13F95">
        <w:t xml:space="preserve"> </w:t>
      </w:r>
      <w:r w:rsidR="008115CC">
        <w:t xml:space="preserve">(‘even’, ‘snap’, swung’) </w:t>
      </w:r>
      <w:r w:rsidRPr="00B13F95">
        <w:t>plotted against the average tempo of the</w:t>
      </w:r>
      <w:r w:rsidR="00E85FCC">
        <w:t xml:space="preserve"> different</w:t>
      </w:r>
      <w:r w:rsidRPr="00B13F95">
        <w:t xml:space="preserve"> solos. </w:t>
      </w:r>
    </w:p>
    <w:p w14:paraId="5397F32F" w14:textId="77777777" w:rsidR="001859EB" w:rsidRPr="00B13F95" w:rsidRDefault="001859EB" w:rsidP="001859EB">
      <w:pPr>
        <w:keepNext/>
        <w:spacing w:after="120" w:line="276" w:lineRule="auto"/>
        <w:jc w:val="both"/>
      </w:pPr>
      <w:r w:rsidRPr="00B13F95">
        <w:rPr>
          <w:noProof/>
          <w:lang w:val="en-US"/>
        </w:rPr>
        <w:lastRenderedPageBreak/>
        <w:drawing>
          <wp:inline distT="0" distB="0" distL="0" distR="0" wp14:anchorId="7AF5712C" wp14:editId="35039574">
            <wp:extent cx="5943600" cy="3751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r_components_by_tempo.png"/>
                    <pic:cNvPicPr/>
                  </pic:nvPicPr>
                  <pic:blipFill>
                    <a:blip r:embed="rId17"/>
                    <a:stretch>
                      <a:fillRect/>
                    </a:stretch>
                  </pic:blipFill>
                  <pic:spPr>
                    <a:xfrm>
                      <a:off x="0" y="0"/>
                      <a:ext cx="5943600" cy="3751580"/>
                    </a:xfrm>
                    <a:prstGeom prst="rect">
                      <a:avLst/>
                    </a:prstGeom>
                  </pic:spPr>
                </pic:pic>
              </a:graphicData>
            </a:graphic>
          </wp:inline>
        </w:drawing>
      </w:r>
    </w:p>
    <w:p w14:paraId="07593AE7" w14:textId="3C49DDCA" w:rsidR="001859EB" w:rsidRPr="00B13F95" w:rsidRDefault="001859EB" w:rsidP="001859EB">
      <w:pPr>
        <w:pStyle w:val="Beschriftung"/>
        <w:jc w:val="both"/>
      </w:pPr>
      <w:commentRangeStart w:id="652"/>
      <w:r w:rsidRPr="00B13F95">
        <w:t xml:space="preserve">Figure </w:t>
      </w:r>
      <w:r w:rsidRPr="00B13F95">
        <w:fldChar w:fldCharType="begin"/>
      </w:r>
      <w:r w:rsidRPr="00B13F95">
        <w:instrText xml:space="preserve"> SEQ Figure \* ARABIC </w:instrText>
      </w:r>
      <w:r w:rsidRPr="00B13F95">
        <w:fldChar w:fldCharType="separate"/>
      </w:r>
      <w:r w:rsidR="005B3226">
        <w:rPr>
          <w:noProof/>
        </w:rPr>
        <w:t>3</w:t>
      </w:r>
      <w:r w:rsidRPr="00B13F95">
        <w:fldChar w:fldCharType="end"/>
      </w:r>
      <w:r w:rsidR="002911B6">
        <w:t>:</w:t>
      </w:r>
      <w:r w:rsidRPr="00B13F95">
        <w:t xml:space="preserve"> Mean log2-BUR of GMM</w:t>
      </w:r>
      <w:r w:rsidR="00E85FCC">
        <w:t xml:space="preserve"> components plotted against average</w:t>
      </w:r>
      <w:r w:rsidRPr="00B13F95">
        <w:t xml:space="preserve"> tempo of solo</w:t>
      </w:r>
      <w:r w:rsidR="00E85FCC">
        <w:t>s. Only solos with</w:t>
      </w:r>
      <w:r w:rsidRPr="00B13F95">
        <w:t xml:space="preserve"> 15 triples or more</w:t>
      </w:r>
      <w:r w:rsidR="00E85FCC">
        <w:t xml:space="preserve"> are included. </w:t>
      </w:r>
      <w:r w:rsidR="001922F2">
        <w:t>Colours</w:t>
      </w:r>
      <w:r w:rsidR="001922F2" w:rsidRPr="00B13F95">
        <w:t xml:space="preserve"> indicate BUR </w:t>
      </w:r>
      <w:r w:rsidR="009F4A18">
        <w:t>types</w:t>
      </w:r>
      <w:r w:rsidR="001922F2">
        <w:t>: Blue: “s</w:t>
      </w:r>
      <w:r w:rsidR="001922F2" w:rsidRPr="00B13F95">
        <w:t xml:space="preserve">wung”, red: </w:t>
      </w:r>
      <w:r w:rsidR="001922F2">
        <w:t>“</w:t>
      </w:r>
      <w:r w:rsidR="001922F2" w:rsidRPr="00B13F95">
        <w:t>even</w:t>
      </w:r>
      <w:r w:rsidR="001922F2">
        <w:t>”</w:t>
      </w:r>
      <w:r w:rsidR="001922F2" w:rsidRPr="00B13F95">
        <w:t xml:space="preserve">, green: </w:t>
      </w:r>
      <w:r w:rsidR="001922F2">
        <w:t>“</w:t>
      </w:r>
      <w:r w:rsidR="001922F2" w:rsidRPr="00B13F95">
        <w:t>snap</w:t>
      </w:r>
      <w:r w:rsidR="001922F2">
        <w:t>”</w:t>
      </w:r>
      <w:r w:rsidR="001922F2" w:rsidRPr="00B13F95">
        <w:t>.</w:t>
      </w:r>
      <w:commentRangeEnd w:id="652"/>
      <w:r w:rsidR="002345B9">
        <w:rPr>
          <w:rStyle w:val="Kommentarzeichen"/>
          <w:i w:val="0"/>
          <w:iCs w:val="0"/>
          <w:color w:val="auto"/>
        </w:rPr>
        <w:commentReference w:id="652"/>
      </w:r>
      <w:ins w:id="653" w:author="Klaus Frieler" w:date="2020-08-18T15:05:00Z">
        <w:r w:rsidR="00744005">
          <w:t xml:space="preserve"> Grey shade</w:t>
        </w:r>
      </w:ins>
      <w:ins w:id="654" w:author="Klaus Frieler" w:date="2020-08-18T17:47:00Z">
        <w:r w:rsidR="00E40F7A">
          <w:t xml:space="preserve">d areas indicate </w:t>
        </w:r>
      </w:ins>
      <w:ins w:id="655" w:author="Klaus Frieler" w:date="2020-08-18T15:05:00Z">
        <w:r w:rsidR="00744005">
          <w:t>95</w:t>
        </w:r>
      </w:ins>
      <w:ins w:id="656" w:author="Klaus Frieler" w:date="2020-08-18T15:06:00Z">
        <w:r w:rsidR="00744005">
          <w:t>%</w:t>
        </w:r>
      </w:ins>
      <w:ins w:id="657" w:author="Klaus Frieler" w:date="2020-08-18T17:47:00Z">
        <w:r w:rsidR="00E40F7A">
          <w:t xml:space="preserve"> confidence interval </w:t>
        </w:r>
      </w:ins>
      <w:ins w:id="658" w:author="Klaus Frieler" w:date="2020-08-18T15:06:00Z">
        <w:r w:rsidR="00744005">
          <w:t xml:space="preserve"> of fitted regression</w:t>
        </w:r>
      </w:ins>
      <w:ins w:id="659" w:author="Klaus Frieler" w:date="2020-08-18T17:47:00Z">
        <w:r w:rsidR="00E40F7A">
          <w:t>s</w:t>
        </w:r>
      </w:ins>
      <w:ins w:id="660" w:author="Klaus Frieler" w:date="2020-08-18T15:06:00Z">
        <w:r w:rsidR="00744005">
          <w:t>.</w:t>
        </w:r>
      </w:ins>
    </w:p>
    <w:p w14:paraId="714B8181" w14:textId="77777777" w:rsidR="00E85FCC" w:rsidRDefault="00E85FCC" w:rsidP="001859EB">
      <w:pPr>
        <w:spacing w:after="120" w:line="276" w:lineRule="auto"/>
        <w:jc w:val="both"/>
      </w:pPr>
    </w:p>
    <w:p w14:paraId="23B6D5F6" w14:textId="794CAE3F" w:rsidR="005D7330" w:rsidRDefault="00E85FCC" w:rsidP="001859EB">
      <w:pPr>
        <w:spacing w:after="120" w:line="276" w:lineRule="auto"/>
        <w:jc w:val="both"/>
      </w:pPr>
      <w:r w:rsidRPr="00B13F95">
        <w:t xml:space="preserve">No clear trend </w:t>
      </w:r>
      <w:r>
        <w:t xml:space="preserve">is </w:t>
      </w:r>
      <w:r w:rsidR="008116BF">
        <w:t>a</w:t>
      </w:r>
      <w:r>
        <w:t xml:space="preserve">pparent in Figure 3’s graphs. </w:t>
      </w:r>
      <w:r w:rsidR="008116BF">
        <w:t>Correspondingly</w:t>
      </w:r>
      <w:r>
        <w:t>,</w:t>
      </w:r>
      <w:r w:rsidRPr="00B13F95">
        <w:t xml:space="preserve"> </w:t>
      </w:r>
      <w:r w:rsidR="00345B87">
        <w:t xml:space="preserve">we found no significant effect when running </w:t>
      </w:r>
      <w:r w:rsidRPr="00B13F95">
        <w:t xml:space="preserve">a linear mixed regression model with log-BUR as </w:t>
      </w:r>
      <w:r w:rsidR="00EC1DB7">
        <w:t>dependent variable</w:t>
      </w:r>
      <w:r w:rsidRPr="00B13F95">
        <w:t xml:space="preserve"> </w:t>
      </w:r>
      <w:r w:rsidR="000D7EE5">
        <w:t>as well as</w:t>
      </w:r>
      <w:r w:rsidRPr="00B13F95">
        <w:t xml:space="preserve"> a second-order polynomial in log-average tempo as fixed effect and BUR-type as random effect</w:t>
      </w:r>
      <w:r w:rsidR="003F5B75">
        <w:t xml:space="preserve"> (F(2, 393.06) = </w:t>
      </w:r>
      <w:r w:rsidRPr="00B13F95">
        <w:t xml:space="preserve">0.1083, p = </w:t>
      </w:r>
      <w:r w:rsidR="00100ECF">
        <w:t>0</w:t>
      </w:r>
      <w:r w:rsidRPr="00B13F95">
        <w:t>.74).</w:t>
      </w:r>
      <w:r w:rsidR="00F5531C">
        <w:t xml:space="preserve"> </w:t>
      </w:r>
      <w:r w:rsidR="001859EB" w:rsidRPr="00B13F95">
        <w:t xml:space="preserve">However, when </w:t>
      </w:r>
      <w:r w:rsidR="00F5531C">
        <w:t>plotting</w:t>
      </w:r>
      <w:r w:rsidR="008536AB">
        <w:t xml:space="preserve"> </w:t>
      </w:r>
      <w:r w:rsidR="00CD67E7">
        <w:t>all</w:t>
      </w:r>
      <w:r w:rsidR="00034475">
        <w:t xml:space="preserve"> solos’ </w:t>
      </w:r>
      <w:r w:rsidR="008536AB">
        <w:t>log-BUR</w:t>
      </w:r>
      <w:r w:rsidR="006657E0">
        <w:t xml:space="preserve"> </w:t>
      </w:r>
      <w:r w:rsidR="00034475">
        <w:t>averages</w:t>
      </w:r>
      <w:r w:rsidR="00CD67E7">
        <w:t xml:space="preserve"> together</w:t>
      </w:r>
      <w:r w:rsidR="00034475">
        <w:t xml:space="preserve"> against tempo</w:t>
      </w:r>
      <w:r w:rsidR="008536AB">
        <w:t>,</w:t>
      </w:r>
      <w:r w:rsidR="001859EB" w:rsidRPr="00B13F95">
        <w:t xml:space="preserve"> </w:t>
      </w:r>
      <w:r w:rsidR="00C23923">
        <w:t xml:space="preserve">a </w:t>
      </w:r>
      <w:r w:rsidR="00345B87">
        <w:t xml:space="preserve">slight </w:t>
      </w:r>
      <w:r w:rsidR="001859EB" w:rsidRPr="00B13F95">
        <w:t>compr</w:t>
      </w:r>
      <w:r w:rsidR="006657E0">
        <w:t>ession effect</w:t>
      </w:r>
      <w:r w:rsidR="00C23923">
        <w:t xml:space="preserve"> became visible</w:t>
      </w:r>
      <w:r w:rsidR="006657E0">
        <w:t>:</w:t>
      </w:r>
      <w:r w:rsidR="001859EB" w:rsidRPr="00B13F95">
        <w:t xml:space="preserve"> </w:t>
      </w:r>
      <w:r w:rsidR="000427F9">
        <w:t>BUR</w:t>
      </w:r>
      <w:r w:rsidR="00F76713">
        <w:t>s</w:t>
      </w:r>
      <w:r w:rsidR="000427F9">
        <w:t xml:space="preserve"> </w:t>
      </w:r>
      <w:r w:rsidR="00052308">
        <w:t>decrease</w:t>
      </w:r>
      <w:r w:rsidR="00052308" w:rsidRPr="00B13F95">
        <w:t xml:space="preserve"> </w:t>
      </w:r>
      <w:r w:rsidR="001859EB" w:rsidRPr="00B13F95">
        <w:t>with increasing tempo</w:t>
      </w:r>
      <w:r w:rsidR="005D7330">
        <w:t>. This is shown in Figure</w:t>
      </w:r>
      <w:r w:rsidR="001859EB" w:rsidRPr="00B13F95">
        <w:t xml:space="preserve"> 4. </w:t>
      </w:r>
    </w:p>
    <w:p w14:paraId="6CDC83BB" w14:textId="77777777" w:rsidR="001859EB" w:rsidRPr="00B13F95" w:rsidRDefault="001859EB" w:rsidP="001859EB">
      <w:pPr>
        <w:keepNext/>
        <w:spacing w:after="120" w:line="276" w:lineRule="auto"/>
        <w:jc w:val="both"/>
      </w:pPr>
      <w:r w:rsidRPr="00B13F95">
        <w:rPr>
          <w:noProof/>
          <w:lang w:val="en-US"/>
        </w:rPr>
        <w:lastRenderedPageBreak/>
        <w:drawing>
          <wp:inline distT="0" distB="0" distL="0" distR="0" wp14:anchorId="65894F57" wp14:editId="5FB5B264">
            <wp:extent cx="5943600" cy="3751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r_by_tempo.png"/>
                    <pic:cNvPicPr/>
                  </pic:nvPicPr>
                  <pic:blipFill>
                    <a:blip r:embed="rId18"/>
                    <a:stretch>
                      <a:fillRect/>
                    </a:stretch>
                  </pic:blipFill>
                  <pic:spPr>
                    <a:xfrm>
                      <a:off x="0" y="0"/>
                      <a:ext cx="5943600" cy="3751580"/>
                    </a:xfrm>
                    <a:prstGeom prst="rect">
                      <a:avLst/>
                    </a:prstGeom>
                  </pic:spPr>
                </pic:pic>
              </a:graphicData>
            </a:graphic>
          </wp:inline>
        </w:drawing>
      </w:r>
    </w:p>
    <w:p w14:paraId="62B68FB9" w14:textId="313F865B" w:rsidR="001859EB" w:rsidRPr="00B13F95" w:rsidRDefault="001859EB" w:rsidP="001859EB">
      <w:pPr>
        <w:pStyle w:val="Beschriftung"/>
        <w:jc w:val="both"/>
      </w:pPr>
      <w:commentRangeStart w:id="661"/>
      <w:r w:rsidRPr="00B13F95">
        <w:t xml:space="preserve">Figure </w:t>
      </w:r>
      <w:r w:rsidRPr="00B13F95">
        <w:fldChar w:fldCharType="begin"/>
      </w:r>
      <w:r w:rsidRPr="00B13F95">
        <w:instrText xml:space="preserve"> SEQ Figure \* ARABIC </w:instrText>
      </w:r>
      <w:r w:rsidRPr="00B13F95">
        <w:fldChar w:fldCharType="separate"/>
      </w:r>
      <w:r w:rsidR="005B3226">
        <w:rPr>
          <w:noProof/>
        </w:rPr>
        <w:t>4</w:t>
      </w:r>
      <w:r w:rsidRPr="00B13F95">
        <w:fldChar w:fldCharType="end"/>
      </w:r>
      <w:r w:rsidR="006657E0">
        <w:t>:</w:t>
      </w:r>
      <w:r w:rsidRPr="00B13F95">
        <w:t xml:space="preserve"> Mean log2-BUR of solos plotted against the average tempo. Linear trend in blue.</w:t>
      </w:r>
      <w:commentRangeEnd w:id="661"/>
      <w:r w:rsidR="001D40C2">
        <w:rPr>
          <w:rStyle w:val="Kommentarzeichen"/>
          <w:i w:val="0"/>
          <w:iCs w:val="0"/>
          <w:color w:val="auto"/>
        </w:rPr>
        <w:commentReference w:id="661"/>
      </w:r>
      <w:ins w:id="662" w:author="Klaus Frieler" w:date="2020-08-18T15:06:00Z">
        <w:r w:rsidR="00744005">
          <w:t xml:space="preserve"> Grey shaded area i</w:t>
        </w:r>
      </w:ins>
      <w:ins w:id="663" w:author="Klaus Frieler" w:date="2020-08-18T17:48:00Z">
        <w:r w:rsidR="00E40F7A">
          <w:t>ndicates</w:t>
        </w:r>
      </w:ins>
      <w:ins w:id="664" w:author="Klaus Frieler" w:date="2020-08-18T15:06:00Z">
        <w:r w:rsidR="00744005">
          <w:t xml:space="preserve"> 95%</w:t>
        </w:r>
      </w:ins>
      <w:ins w:id="665" w:author="Klaus Frieler" w:date="2020-08-18T17:48:00Z">
        <w:r w:rsidR="00E40F7A">
          <w:t xml:space="preserve"> confidence interval </w:t>
        </w:r>
      </w:ins>
      <w:ins w:id="666" w:author="Klaus Frieler" w:date="2020-08-18T15:06:00Z">
        <w:r w:rsidR="00744005">
          <w:t xml:space="preserve">of the fitted </w:t>
        </w:r>
      </w:ins>
      <w:ins w:id="667" w:author="Klaus Frieler" w:date="2020-08-18T17:48:00Z">
        <w:r w:rsidR="00E40F7A">
          <w:t>regression</w:t>
        </w:r>
      </w:ins>
      <w:ins w:id="668" w:author="Klaus Frieler" w:date="2020-08-18T15:06:00Z">
        <w:r w:rsidR="00744005">
          <w:t>.</w:t>
        </w:r>
      </w:ins>
    </w:p>
    <w:p w14:paraId="10B4908A" w14:textId="77777777" w:rsidR="001859EB" w:rsidRPr="00B13F95" w:rsidRDefault="001859EB" w:rsidP="001859EB">
      <w:pPr>
        <w:spacing w:after="120" w:line="276" w:lineRule="auto"/>
        <w:jc w:val="both"/>
      </w:pPr>
      <w:r w:rsidRPr="00B13F95">
        <w:t xml:space="preserve"> </w:t>
      </w:r>
    </w:p>
    <w:p w14:paraId="6E7CE715" w14:textId="74EB2FEF" w:rsidR="005D7330" w:rsidRPr="00B13F95" w:rsidRDefault="65671322" w:rsidP="005D7330">
      <w:pPr>
        <w:spacing w:after="120" w:line="276" w:lineRule="auto"/>
        <w:jc w:val="both"/>
      </w:pPr>
      <w:del w:id="669" w:author="Christopher Corcoran" w:date="2020-08-09T18:47:00Z">
        <w:r w:rsidDel="00EE3D23">
          <w:delText>Correspondingly</w:delText>
        </w:r>
      </w:del>
      <w:ins w:id="670" w:author="Christopher Corcoran" w:date="2020-08-09T18:47:00Z">
        <w:r w:rsidR="00EE3D23">
          <w:t>In order to investigate further</w:t>
        </w:r>
      </w:ins>
      <w:r>
        <w:t>, we ran a second-order polynomic linear mixed regression of all log-BURs against average tempo as fixed effect and solo as random effect. This yielded a significant but weak negative contribution of both polynomial coefficients (F(2, 330.97) = 26.34, p &lt; .001, ω</w:t>
      </w:r>
      <w:r w:rsidRPr="00D465FC">
        <w:rPr>
          <w:vertAlign w:val="superscript"/>
        </w:rPr>
        <w:t>2</w:t>
      </w:r>
      <w:r w:rsidRPr="65671322">
        <w:rPr>
          <w:vertAlign w:val="subscript"/>
        </w:rPr>
        <w:t xml:space="preserve"> </w:t>
      </w:r>
      <w:r>
        <w:t xml:space="preserve">= .11, 95% CI[.05, .17]). This suggests that performers on average are likely to play with lower BURs at higher tempi. </w:t>
      </w:r>
    </w:p>
    <w:p w14:paraId="561EC2A0" w14:textId="77777777" w:rsidR="005D7330" w:rsidRDefault="001859EB" w:rsidP="001859EB">
      <w:pPr>
        <w:spacing w:after="120" w:line="276" w:lineRule="auto"/>
        <w:jc w:val="both"/>
      </w:pPr>
      <w:r w:rsidRPr="00B13F95">
        <w:t xml:space="preserve"> </w:t>
      </w:r>
    </w:p>
    <w:p w14:paraId="0113C518" w14:textId="5201CDD7" w:rsidR="005D7330" w:rsidRPr="005A26A0" w:rsidRDefault="00F17428" w:rsidP="005B3226">
      <w:pPr>
        <w:pStyle w:val="berschrift3"/>
      </w:pPr>
      <w:r>
        <w:t>Differences between</w:t>
      </w:r>
      <w:r w:rsidR="00020244" w:rsidRPr="005A26A0">
        <w:t xml:space="preserve"> </w:t>
      </w:r>
      <w:r w:rsidR="005A26A0" w:rsidRPr="005A26A0">
        <w:t xml:space="preserve">jazz </w:t>
      </w:r>
      <w:r w:rsidR="006A4D1F">
        <w:t>styles and rhythm</w:t>
      </w:r>
      <w:r w:rsidR="00F60F5E">
        <w:t>ic</w:t>
      </w:r>
      <w:r w:rsidR="006A4D1F">
        <w:t xml:space="preserve"> feel</w:t>
      </w:r>
      <w:r w:rsidR="00F60F5E">
        <w:t>s</w:t>
      </w:r>
    </w:p>
    <w:p w14:paraId="1949B797" w14:textId="0F6D2068" w:rsidR="00E1553B" w:rsidRDefault="001D7A66" w:rsidP="001859EB">
      <w:pPr>
        <w:spacing w:after="120" w:line="276" w:lineRule="auto"/>
        <w:jc w:val="both"/>
        <w:rPr>
          <w:ins w:id="671" w:author="Christopher Corcoran" w:date="2020-08-09T19:50:00Z"/>
        </w:rPr>
      </w:pPr>
      <w:del w:id="672" w:author="Christopher Corcoran" w:date="2020-08-09T19:39:00Z">
        <w:r w:rsidDel="00F928E2">
          <w:delText>To elucidate individual differences even further</w:delText>
        </w:r>
        <w:r w:rsidR="30F76C6A" w:rsidDel="00F928E2">
          <w:delText>, w</w:delText>
        </w:r>
      </w:del>
      <w:ins w:id="673" w:author="Christopher Corcoran" w:date="2020-08-09T19:39:00Z">
        <w:r w:rsidR="00F928E2">
          <w:t>W</w:t>
        </w:r>
      </w:ins>
      <w:r w:rsidR="30F76C6A">
        <w:t xml:space="preserve">e conducted </w:t>
      </w:r>
      <w:r w:rsidR="00D60C07">
        <w:t xml:space="preserve">several </w:t>
      </w:r>
      <w:r w:rsidR="30F76C6A">
        <w:t>GMM analys</w:t>
      </w:r>
      <w:ins w:id="674" w:author="Christopher Corcoran" w:date="2020-08-09T19:35:00Z">
        <w:r w:rsidR="00F928E2">
          <w:t>e</w:t>
        </w:r>
      </w:ins>
      <w:del w:id="675" w:author="Christopher Corcoran" w:date="2020-08-09T19:35:00Z">
        <w:r w:rsidR="30F76C6A" w:rsidDel="00F928E2">
          <w:delText>i</w:delText>
        </w:r>
      </w:del>
      <w:r w:rsidR="30F76C6A">
        <w:t>s based on the WJD's metadata</w:t>
      </w:r>
      <w:ins w:id="676" w:author="Christopher Corcoran" w:date="2020-08-09T19:39:00Z">
        <w:r w:rsidR="00F928E2">
          <w:t xml:space="preserve"> in order to explore BURs across different musical contexts</w:t>
        </w:r>
      </w:ins>
      <w:r w:rsidR="30F76C6A">
        <w:t>. First, we used the so-called “rhythm feel” annotations. These were clustered into two groups: “</w:t>
      </w:r>
      <w:r w:rsidR="00F60F5E">
        <w:t>s</w:t>
      </w:r>
      <w:r w:rsidR="30F76C6A">
        <w:t>wing feel” (</w:t>
      </w:r>
      <w:r w:rsidR="00F60F5E">
        <w:t xml:space="preserve">containing </w:t>
      </w:r>
      <w:r w:rsidR="30F76C6A">
        <w:t>feels “swing” and “twobeat”) and “non-swing feel” (</w:t>
      </w:r>
      <w:r w:rsidR="00F60F5E">
        <w:t xml:space="preserve">containing </w:t>
      </w:r>
      <w:r w:rsidR="30F76C6A">
        <w:t xml:space="preserve">“latin”, “funk”, and </w:t>
      </w:r>
      <w:del w:id="677" w:author="Christopher Corcoran" w:date="2020-08-09T19:40:00Z">
        <w:r w:rsidR="30F76C6A" w:rsidDel="00E1553B">
          <w:delText>mixtures</w:delText>
        </w:r>
      </w:del>
      <w:ins w:id="678" w:author="Christopher Corcoran" w:date="2020-08-09T19:40:00Z">
        <w:r w:rsidR="00E1553B">
          <w:t xml:space="preserve">songs </w:t>
        </w:r>
      </w:ins>
      <w:ins w:id="679" w:author="Christopher Corcoran" w:date="2020-08-09T19:02:00Z">
        <w:r w:rsidR="001F1D91">
          <w:t>featuring more than one rhythm feel</w:t>
        </w:r>
      </w:ins>
      <w:r w:rsidR="30F76C6A">
        <w:t xml:space="preserve">). </w:t>
      </w:r>
      <w:ins w:id="680" w:author="Christopher Corcoran" w:date="2020-08-09T19:53:00Z">
        <w:r w:rsidR="001D1265">
          <w:t xml:space="preserve">Results are shown in Table 2. </w:t>
        </w:r>
      </w:ins>
    </w:p>
    <w:p w14:paraId="13563C9D" w14:textId="35B02F51" w:rsidR="00651A1E" w:rsidRDefault="00651A1E" w:rsidP="001859EB">
      <w:pPr>
        <w:spacing w:after="120" w:line="276" w:lineRule="auto"/>
        <w:jc w:val="both"/>
        <w:rPr>
          <w:ins w:id="681" w:author="Christopher Corcoran" w:date="2020-08-09T19:51:00Z"/>
        </w:rPr>
      </w:pPr>
      <w:ins w:id="682" w:author="Christopher Corcoran" w:date="2020-08-09T19:50:00Z">
        <w:r>
          <w:rPr>
            <w:noProof/>
            <w:lang w:val="en-US"/>
          </w:rPr>
          <w:lastRenderedPageBreak/>
          <mc:AlternateContent>
            <mc:Choice Requires="wps">
              <w:drawing>
                <wp:inline distT="0" distB="0" distL="0" distR="0" wp14:anchorId="431404E0" wp14:editId="74CDE8A1">
                  <wp:extent cx="5943600" cy="1700613"/>
                  <wp:effectExtent l="0" t="0" r="25400" b="26670"/>
                  <wp:docPr id="12" name="Text Box 12"/>
                  <wp:cNvGraphicFramePr/>
                  <a:graphic xmlns:a="http://schemas.openxmlformats.org/drawingml/2006/main">
                    <a:graphicData uri="http://schemas.microsoft.com/office/word/2010/wordprocessingShape">
                      <wps:wsp>
                        <wps:cNvSpPr txBox="1"/>
                        <wps:spPr>
                          <a:xfrm>
                            <a:off x="0" y="0"/>
                            <a:ext cx="5943600" cy="1700613"/>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E5FFCD8" w14:textId="157B99EF" w:rsidR="009629C3" w:rsidRDefault="009629C3" w:rsidP="00651A1E">
                              <w:pPr>
                                <w:pStyle w:val="Beschriftung"/>
                                <w:keepNext/>
                              </w:pPr>
                              <w:r>
                                <w:t xml:space="preserve">Table 2. GMM components for different </w:t>
                              </w:r>
                              <w:del w:id="683" w:author="Christopher Corcoran" w:date="2020-08-09T19:52:00Z">
                                <w:r w:rsidDel="00A529C2">
                                  <w:delText xml:space="preserve">jazz styles and </w:delText>
                                </w:r>
                              </w:del>
                              <w:r>
                                <w:t xml:space="preserve">rhythmic feels. </w:t>
                              </w:r>
                              <w:del w:id="684" w:author="Christopher Corcoran" w:date="2020-08-09T19:52:00Z">
                                <w:r w:rsidDel="00A529C2">
                                  <w:delText>Note that t</w:delText>
                                </w:r>
                                <w:r w:rsidRPr="00A22A73" w:rsidDel="00A529C2">
                                  <w:delText>he category FREE contains only solos by Ornette Coleman.</w:delText>
                                </w:r>
                              </w:del>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42741A59" w14:textId="77777777" w:rsidTr="004163D3">
                                <w:trPr>
                                  <w:trHeight w:val="300"/>
                                  <w:jc w:val="center"/>
                                </w:trPr>
                                <w:tc>
                                  <w:tcPr>
                                    <w:tcW w:w="1619" w:type="dxa"/>
                                    <w:noWrap/>
                                    <w:hideMark/>
                                  </w:tcPr>
                                  <w:p w14:paraId="7373D1F1" w14:textId="26F83C4A"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Rhythmic Feel</w:t>
                                    </w:r>
                                  </w:p>
                                </w:tc>
                                <w:tc>
                                  <w:tcPr>
                                    <w:tcW w:w="1324" w:type="dxa"/>
                                    <w:noWrap/>
                                    <w:hideMark/>
                                  </w:tcPr>
                                  <w:p w14:paraId="3D4A04E9"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5BAB29F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507517C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371F337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43056EA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791C6B3F" w14:textId="77777777" w:rsidTr="004163D3">
                                <w:trPr>
                                  <w:trHeight w:val="300"/>
                                  <w:jc w:val="center"/>
                                </w:trPr>
                                <w:tc>
                                  <w:tcPr>
                                    <w:tcW w:w="1619" w:type="dxa"/>
                                    <w:noWrap/>
                                  </w:tcPr>
                                  <w:p w14:paraId="4EC250E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Swing Feel</w:t>
                                    </w:r>
                                  </w:p>
                                </w:tc>
                                <w:tc>
                                  <w:tcPr>
                                    <w:tcW w:w="1324" w:type="dxa"/>
                                    <w:noWrap/>
                                  </w:tcPr>
                                  <w:p w14:paraId="0FA67900"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07CA8A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13,884</w:t>
                                    </w:r>
                                  </w:p>
                                </w:tc>
                                <w:tc>
                                  <w:tcPr>
                                    <w:tcW w:w="1291" w:type="dxa"/>
                                    <w:noWrap/>
                                  </w:tcPr>
                                  <w:p w14:paraId="495DE1B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w:t>
                                    </w:r>
                                  </w:p>
                                </w:tc>
                                <w:tc>
                                  <w:tcPr>
                                    <w:tcW w:w="1779" w:type="dxa"/>
                                  </w:tcPr>
                                  <w:p w14:paraId="31A9BA72"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52</w:t>
                                    </w:r>
                                  </w:p>
                                </w:tc>
                                <w:tc>
                                  <w:tcPr>
                                    <w:tcW w:w="1339" w:type="dxa"/>
                                    <w:noWrap/>
                                  </w:tcPr>
                                  <w:p w14:paraId="576281DA"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 1.13]</w:t>
                                    </w:r>
                                  </w:p>
                                </w:tc>
                              </w:tr>
                              <w:tr w:rsidR="009629C3" w:rsidRPr="00F94729" w14:paraId="59F35797" w14:textId="77777777" w:rsidTr="004163D3">
                                <w:trPr>
                                  <w:trHeight w:val="300"/>
                                  <w:jc w:val="center"/>
                                </w:trPr>
                                <w:tc>
                                  <w:tcPr>
                                    <w:tcW w:w="1619" w:type="dxa"/>
                                    <w:noWrap/>
                                  </w:tcPr>
                                  <w:p w14:paraId="524B550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2F0A0B91"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2F6A9697"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271FDB5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1.43</w:t>
                                    </w:r>
                                  </w:p>
                                </w:tc>
                                <w:tc>
                                  <w:tcPr>
                                    <w:tcW w:w="1779" w:type="dxa"/>
                                  </w:tcPr>
                                  <w:p w14:paraId="0C2DC909"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48</w:t>
                                    </w:r>
                                  </w:p>
                                </w:tc>
                                <w:tc>
                                  <w:tcPr>
                                    <w:tcW w:w="1339" w:type="dxa"/>
                                    <w:noWrap/>
                                  </w:tcPr>
                                  <w:p w14:paraId="5386157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[1.41, 1.45]</w:t>
                                    </w:r>
                                  </w:p>
                                </w:tc>
                              </w:tr>
                              <w:tr w:rsidR="009629C3" w:rsidRPr="00F94729" w14:paraId="262D47A4" w14:textId="77777777" w:rsidTr="004163D3">
                                <w:trPr>
                                  <w:trHeight w:val="300"/>
                                  <w:jc w:val="center"/>
                                </w:trPr>
                                <w:tc>
                                  <w:tcPr>
                                    <w:tcW w:w="1619" w:type="dxa"/>
                                    <w:noWrap/>
                                  </w:tcPr>
                                  <w:p w14:paraId="67742D5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Non-Swing</w:t>
                                    </w:r>
                                  </w:p>
                                </w:tc>
                                <w:tc>
                                  <w:tcPr>
                                    <w:tcW w:w="1324" w:type="dxa"/>
                                    <w:noWrap/>
                                  </w:tcPr>
                                  <w:p w14:paraId="6EFD7677"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CB6B516"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1,011</w:t>
                                    </w:r>
                                  </w:p>
                                </w:tc>
                                <w:tc>
                                  <w:tcPr>
                                    <w:tcW w:w="1291" w:type="dxa"/>
                                    <w:noWrap/>
                                  </w:tcPr>
                                  <w:p w14:paraId="584DB83A"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1.07</w:t>
                                    </w:r>
                                  </w:p>
                                </w:tc>
                                <w:tc>
                                  <w:tcPr>
                                    <w:tcW w:w="1779" w:type="dxa"/>
                                  </w:tcPr>
                                  <w:p w14:paraId="38A15B7E"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57</w:t>
                                    </w:r>
                                  </w:p>
                                </w:tc>
                                <w:tc>
                                  <w:tcPr>
                                    <w:tcW w:w="1339" w:type="dxa"/>
                                    <w:noWrap/>
                                  </w:tcPr>
                                  <w:p w14:paraId="213FC31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[1.05, 1.10]</w:t>
                                    </w:r>
                                  </w:p>
                                </w:tc>
                              </w:tr>
                              <w:tr w:rsidR="009629C3" w:rsidRPr="00F94729" w14:paraId="1968E562" w14:textId="77777777" w:rsidTr="004163D3">
                                <w:trPr>
                                  <w:trHeight w:val="300"/>
                                  <w:jc w:val="center"/>
                                </w:trPr>
                                <w:tc>
                                  <w:tcPr>
                                    <w:tcW w:w="1619" w:type="dxa"/>
                                    <w:noWrap/>
                                  </w:tcPr>
                                  <w:p w14:paraId="32222E14"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644E8463"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3339C2FA"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49F9B1B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1.34</w:t>
                                    </w:r>
                                  </w:p>
                                </w:tc>
                                <w:tc>
                                  <w:tcPr>
                                    <w:tcW w:w="1779" w:type="dxa"/>
                                  </w:tcPr>
                                  <w:p w14:paraId="0B235223"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43</w:t>
                                    </w:r>
                                  </w:p>
                                </w:tc>
                                <w:tc>
                                  <w:tcPr>
                                    <w:tcW w:w="1339" w:type="dxa"/>
                                    <w:noWrap/>
                                  </w:tcPr>
                                  <w:p w14:paraId="6512B2F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[1.28, 1.43]</w:t>
                                    </w:r>
                                  </w:p>
                                </w:tc>
                              </w:tr>
                            </w:tbl>
                            <w:p w14:paraId="68349BCB" w14:textId="77777777" w:rsidR="009629C3" w:rsidRDefault="009629C3" w:rsidP="00651A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04E0" id="Text Box 12" o:spid="_x0000_s1027" type="#_x0000_t202" style="width:468pt;height:1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" fillcolor="white [3201]" strokecolor="black [3200]" strokeweight="2pt">
                  <v:textbox>
                    <w:txbxContent>
                      <w:p w14:paraId="6E5FFCD8" w14:textId="157B99EF" w:rsidR="009629C3" w:rsidRDefault="009629C3" w:rsidP="00651A1E">
                        <w:pPr>
                          <w:pStyle w:val="Beschriftung"/>
                          <w:keepNext/>
                        </w:pPr>
                        <w:r>
                          <w:t xml:space="preserve">Table 2. GMM components for different </w:t>
                        </w:r>
                        <w:del w:id="685" w:author="Christopher Corcoran" w:date="2020-08-09T19:52:00Z">
                          <w:r w:rsidDel="00A529C2">
                            <w:delText xml:space="preserve">jazz styles and </w:delText>
                          </w:r>
                        </w:del>
                        <w:r>
                          <w:t xml:space="preserve">rhythmic feels. </w:t>
                        </w:r>
                        <w:del w:id="686" w:author="Christopher Corcoran" w:date="2020-08-09T19:52:00Z">
                          <w:r w:rsidDel="00A529C2">
                            <w:delText>Note that t</w:delText>
                          </w:r>
                          <w:r w:rsidRPr="00A22A73" w:rsidDel="00A529C2">
                            <w:delText>he category FREE contains only solos by Ornette Coleman.</w:delText>
                          </w:r>
                        </w:del>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42741A59" w14:textId="77777777" w:rsidTr="004163D3">
                          <w:trPr>
                            <w:trHeight w:val="300"/>
                            <w:jc w:val="center"/>
                          </w:trPr>
                          <w:tc>
                            <w:tcPr>
                              <w:tcW w:w="1619" w:type="dxa"/>
                              <w:noWrap/>
                              <w:hideMark/>
                            </w:tcPr>
                            <w:p w14:paraId="7373D1F1" w14:textId="26F83C4A"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Rhythmic Feel</w:t>
                              </w:r>
                            </w:p>
                          </w:tc>
                          <w:tc>
                            <w:tcPr>
                              <w:tcW w:w="1324" w:type="dxa"/>
                              <w:noWrap/>
                              <w:hideMark/>
                            </w:tcPr>
                            <w:p w14:paraId="3D4A04E9"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5BAB29F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507517C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371F337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43056EA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791C6B3F" w14:textId="77777777" w:rsidTr="004163D3">
                          <w:trPr>
                            <w:trHeight w:val="300"/>
                            <w:jc w:val="center"/>
                          </w:trPr>
                          <w:tc>
                            <w:tcPr>
                              <w:tcW w:w="1619" w:type="dxa"/>
                              <w:noWrap/>
                            </w:tcPr>
                            <w:p w14:paraId="4EC250E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Swing Feel</w:t>
                              </w:r>
                            </w:p>
                          </w:tc>
                          <w:tc>
                            <w:tcPr>
                              <w:tcW w:w="1324" w:type="dxa"/>
                              <w:noWrap/>
                            </w:tcPr>
                            <w:p w14:paraId="0FA67900"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07CA8A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13,884</w:t>
                              </w:r>
                            </w:p>
                          </w:tc>
                          <w:tc>
                            <w:tcPr>
                              <w:tcW w:w="1291" w:type="dxa"/>
                              <w:noWrap/>
                            </w:tcPr>
                            <w:p w14:paraId="495DE1B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w:t>
                              </w:r>
                            </w:p>
                          </w:tc>
                          <w:tc>
                            <w:tcPr>
                              <w:tcW w:w="1779" w:type="dxa"/>
                            </w:tcPr>
                            <w:p w14:paraId="31A9BA72"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52</w:t>
                              </w:r>
                            </w:p>
                          </w:tc>
                          <w:tc>
                            <w:tcPr>
                              <w:tcW w:w="1339" w:type="dxa"/>
                              <w:noWrap/>
                            </w:tcPr>
                            <w:p w14:paraId="576281DA"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 1.13]</w:t>
                              </w:r>
                            </w:p>
                          </w:tc>
                        </w:tr>
                        <w:tr w:rsidR="009629C3" w:rsidRPr="00F94729" w14:paraId="59F35797" w14:textId="77777777" w:rsidTr="004163D3">
                          <w:trPr>
                            <w:trHeight w:val="300"/>
                            <w:jc w:val="center"/>
                          </w:trPr>
                          <w:tc>
                            <w:tcPr>
                              <w:tcW w:w="1619" w:type="dxa"/>
                              <w:noWrap/>
                            </w:tcPr>
                            <w:p w14:paraId="524B550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2F0A0B91"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2F6A9697"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271FDB5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1.43</w:t>
                              </w:r>
                            </w:p>
                          </w:tc>
                          <w:tc>
                            <w:tcPr>
                              <w:tcW w:w="1779" w:type="dxa"/>
                            </w:tcPr>
                            <w:p w14:paraId="0C2DC909"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48</w:t>
                              </w:r>
                            </w:p>
                          </w:tc>
                          <w:tc>
                            <w:tcPr>
                              <w:tcW w:w="1339" w:type="dxa"/>
                              <w:noWrap/>
                            </w:tcPr>
                            <w:p w14:paraId="5386157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[1.41, 1.45]</w:t>
                              </w:r>
                            </w:p>
                          </w:tc>
                        </w:tr>
                        <w:tr w:rsidR="009629C3" w:rsidRPr="00F94729" w14:paraId="262D47A4" w14:textId="77777777" w:rsidTr="004163D3">
                          <w:trPr>
                            <w:trHeight w:val="300"/>
                            <w:jc w:val="center"/>
                          </w:trPr>
                          <w:tc>
                            <w:tcPr>
                              <w:tcW w:w="1619" w:type="dxa"/>
                              <w:noWrap/>
                            </w:tcPr>
                            <w:p w14:paraId="67742D5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Non-Swing</w:t>
                              </w:r>
                            </w:p>
                          </w:tc>
                          <w:tc>
                            <w:tcPr>
                              <w:tcW w:w="1324" w:type="dxa"/>
                              <w:noWrap/>
                            </w:tcPr>
                            <w:p w14:paraId="6EFD7677"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CB6B516"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1,011</w:t>
                              </w:r>
                            </w:p>
                          </w:tc>
                          <w:tc>
                            <w:tcPr>
                              <w:tcW w:w="1291" w:type="dxa"/>
                              <w:noWrap/>
                            </w:tcPr>
                            <w:p w14:paraId="584DB83A"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1.07</w:t>
                              </w:r>
                            </w:p>
                          </w:tc>
                          <w:tc>
                            <w:tcPr>
                              <w:tcW w:w="1779" w:type="dxa"/>
                            </w:tcPr>
                            <w:p w14:paraId="38A15B7E"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57</w:t>
                              </w:r>
                            </w:p>
                          </w:tc>
                          <w:tc>
                            <w:tcPr>
                              <w:tcW w:w="1339" w:type="dxa"/>
                              <w:noWrap/>
                            </w:tcPr>
                            <w:p w14:paraId="213FC31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[1.05, 1.10]</w:t>
                              </w:r>
                            </w:p>
                          </w:tc>
                        </w:tr>
                        <w:tr w:rsidR="009629C3" w:rsidRPr="00F94729" w14:paraId="1968E562" w14:textId="77777777" w:rsidTr="004163D3">
                          <w:trPr>
                            <w:trHeight w:val="300"/>
                            <w:jc w:val="center"/>
                          </w:trPr>
                          <w:tc>
                            <w:tcPr>
                              <w:tcW w:w="1619" w:type="dxa"/>
                              <w:noWrap/>
                            </w:tcPr>
                            <w:p w14:paraId="32222E14"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644E8463"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3339C2FA"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49F9B1B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1.34</w:t>
                              </w:r>
                            </w:p>
                          </w:tc>
                          <w:tc>
                            <w:tcPr>
                              <w:tcW w:w="1779" w:type="dxa"/>
                            </w:tcPr>
                            <w:p w14:paraId="0B235223"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43</w:t>
                              </w:r>
                            </w:p>
                          </w:tc>
                          <w:tc>
                            <w:tcPr>
                              <w:tcW w:w="1339" w:type="dxa"/>
                              <w:noWrap/>
                            </w:tcPr>
                            <w:p w14:paraId="6512B2F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[1.28, 1.43]</w:t>
                              </w:r>
                            </w:p>
                          </w:tc>
                        </w:tr>
                      </w:tbl>
                      <w:p w14:paraId="68349BCB" w14:textId="77777777" w:rsidR="009629C3" w:rsidRDefault="009629C3" w:rsidP="00651A1E"/>
                    </w:txbxContent>
                  </v:textbox>
                  <w10:anchorlock/>
                </v:shape>
              </w:pict>
            </mc:Fallback>
          </mc:AlternateContent>
        </w:r>
      </w:ins>
    </w:p>
    <w:p w14:paraId="1472F23C" w14:textId="760FBA93" w:rsidR="008111A6" w:rsidDel="001D1265" w:rsidRDefault="001D1265">
      <w:pPr>
        <w:spacing w:after="120" w:line="276" w:lineRule="auto"/>
        <w:jc w:val="both"/>
        <w:rPr>
          <w:del w:id="687" w:author="Christopher Corcoran" w:date="2020-08-09T19:54:00Z"/>
        </w:rPr>
      </w:pPr>
      <w:ins w:id="688" w:author="Christopher Corcoran" w:date="2020-08-09T19:54:00Z">
        <w:r>
          <w:t xml:space="preserve">As Table 2 shows, </w:t>
        </w:r>
      </w:ins>
      <w:ins w:id="689" w:author="Christopher Corcoran" w:date="2020-08-16T14:55:00Z">
        <w:r w:rsidR="006E04EE">
          <w:t>“</w:t>
        </w:r>
      </w:ins>
      <w:ins w:id="690" w:author="Christopher Corcoran" w:date="2020-08-09T19:54:00Z">
        <w:r>
          <w:t>swing feel</w:t>
        </w:r>
      </w:ins>
      <w:ins w:id="691" w:author="Christopher Corcoran" w:date="2020-08-16T14:55:00Z">
        <w:r w:rsidR="006E04EE">
          <w:t>”</w:t>
        </w:r>
      </w:ins>
      <w:ins w:id="692" w:author="Christopher Corcoran" w:date="2020-08-09T19:54:00Z">
        <w:r>
          <w:t xml:space="preserve"> exhibited two components, one each from the even (mean BUR = 1.11:1) and swung type (1.43:1). </w:t>
        </w:r>
      </w:ins>
      <w:ins w:id="693" w:author="Christopher Corcoran" w:date="2020-08-16T14:56:00Z">
        <w:r w:rsidR="006E04EE">
          <w:t>“</w:t>
        </w:r>
      </w:ins>
      <w:ins w:id="694" w:author="Christopher Corcoran" w:date="2020-08-09T19:54:00Z">
        <w:r>
          <w:t>Non-swing feel</w:t>
        </w:r>
      </w:ins>
      <w:ins w:id="695" w:author="Christopher Corcoran" w:date="2020-08-16T14:56:00Z">
        <w:r w:rsidR="006E04EE">
          <w:t>”</w:t>
        </w:r>
      </w:ins>
      <w:ins w:id="696" w:author="Christopher Corcoran" w:date="2020-08-09T19:54:00Z">
        <w:r>
          <w:t xml:space="preserve"> exhibited two even components  (1.07:1 and 1.34:1). </w:t>
        </w:r>
      </w:ins>
      <w:ins w:id="697" w:author="Christopher Corcoran" w:date="2020-08-13T18:49:00Z">
        <w:r w:rsidR="00EF60AA">
          <w:t xml:space="preserve">Surprisingly, the data indicates that rhythmic feels that are traditionally considered </w:t>
        </w:r>
      </w:ins>
      <w:ins w:id="698" w:author="Christopher Corcoran" w:date="2020-08-13T18:50:00Z">
        <w:r w:rsidR="00EF60AA">
          <w:t xml:space="preserve">non-swing feels still contain a large proportion of swung triples—just not as much as </w:t>
        </w:r>
        <w:r w:rsidR="006C6DD0">
          <w:t>swing feels</w:t>
        </w:r>
      </w:ins>
      <w:ins w:id="699" w:author="Christopher Corcoran" w:date="2020-08-09T19:54:00Z">
        <w:r>
          <w:t>.</w:t>
        </w:r>
      </w:ins>
      <w:ins w:id="700" w:author="Christopher Corcoran" w:date="2020-08-16T14:56:00Z">
        <w:r w:rsidR="00B21C94">
          <w:t xml:space="preserve"> Consequently soloists are likely to swing over backing music</w:t>
        </w:r>
      </w:ins>
      <w:ins w:id="701" w:author="Christopher Corcoran" w:date="2020-08-16T14:57:00Z">
        <w:r w:rsidR="00B21C94">
          <w:t xml:space="preserve"> even when this backing music is not traditionally considered swinging. Therefore</w:t>
        </w:r>
      </w:ins>
      <w:ins w:id="702" w:author="Klaus Frieler" w:date="2020-08-18T15:08:00Z">
        <w:r w:rsidR="00744005">
          <w:t>,</w:t>
        </w:r>
      </w:ins>
      <w:ins w:id="703" w:author="Christopher Corcoran" w:date="2020-08-16T14:57:00Z">
        <w:r w:rsidR="00B21C94">
          <w:t xml:space="preserve"> it is likely that solo swinging and backing swinging are two separate processes.</w:t>
        </w:r>
      </w:ins>
    </w:p>
    <w:p w14:paraId="227DA055" w14:textId="77777777" w:rsidR="001D1265" w:rsidRPr="00A22A73" w:rsidRDefault="001D1265" w:rsidP="006E04EE">
      <w:pPr>
        <w:spacing w:after="120" w:line="276" w:lineRule="auto"/>
        <w:jc w:val="both"/>
        <w:rPr>
          <w:ins w:id="704" w:author="Christopher Corcoran" w:date="2020-08-09T19:54:00Z"/>
          <w:i/>
          <w:iCs/>
        </w:rPr>
      </w:pPr>
    </w:p>
    <w:p w14:paraId="1019840D" w14:textId="73A1CA65" w:rsidR="00A529C2" w:rsidRDefault="1CECA136" w:rsidP="1CECA136">
      <w:pPr>
        <w:spacing w:after="120" w:line="276" w:lineRule="auto"/>
        <w:jc w:val="both"/>
        <w:rPr>
          <w:ins w:id="705" w:author="Christopher Corcoran" w:date="2020-08-09T19:52:00Z"/>
        </w:rPr>
      </w:pPr>
      <w:del w:id="706" w:author="Christopher Corcoran" w:date="2020-08-13T18:51:00Z">
        <w:r w:rsidDel="006C6DD0">
          <w:delText>Next</w:delText>
        </w:r>
      </w:del>
      <w:ins w:id="707" w:author="Christopher Corcoran" w:date="2020-08-13T18:51:00Z">
        <w:r w:rsidR="006C6DD0">
          <w:t xml:space="preserve">In order to further investigate </w:t>
        </w:r>
      </w:ins>
      <w:ins w:id="708" w:author="Christopher Corcoran" w:date="2020-08-16T14:58:00Z">
        <w:r w:rsidR="00B21C94">
          <w:t xml:space="preserve">in </w:t>
        </w:r>
      </w:ins>
      <w:ins w:id="709" w:author="Christopher Corcoran" w:date="2020-08-13T18:51:00Z">
        <w:r w:rsidR="006C6DD0">
          <w:t xml:space="preserve">which jazz styles </w:t>
        </w:r>
      </w:ins>
      <w:ins w:id="710" w:author="Christopher Corcoran" w:date="2020-08-16T14:58:00Z">
        <w:r w:rsidR="00B21C94">
          <w:t>swing eighths are most used</w:t>
        </w:r>
      </w:ins>
      <w:r>
        <w:t xml:space="preserve">, we </w:t>
      </w:r>
      <w:ins w:id="711" w:author="Christopher Corcoran" w:date="2020-08-16T14:59:00Z">
        <w:r w:rsidR="00B21C94">
          <w:t xml:space="preserve">pooled all triples and then </w:t>
        </w:r>
      </w:ins>
      <w:del w:id="712" w:author="Christopher Corcoran" w:date="2020-08-16T14:58:00Z">
        <w:r w:rsidDel="00B21C94">
          <w:delText xml:space="preserve">used </w:delText>
        </w:r>
      </w:del>
      <w:ins w:id="713" w:author="Christopher Corcoran" w:date="2020-08-16T14:58:00Z">
        <w:r w:rsidR="00B21C94">
          <w:t xml:space="preserve">divided the data by </w:t>
        </w:r>
      </w:ins>
      <w:r>
        <w:t>the WJD’s style annotations (“</w:t>
      </w:r>
      <w:r w:rsidR="00151C32">
        <w:t>TRADITIONAL</w:t>
      </w:r>
      <w:r>
        <w:t>”, “</w:t>
      </w:r>
      <w:r w:rsidR="00151C32">
        <w:t>SWING</w:t>
      </w:r>
      <w:r>
        <w:t>”, “</w:t>
      </w:r>
      <w:r w:rsidR="00151C32">
        <w:t>BEBOP</w:t>
      </w:r>
      <w:r>
        <w:t>”, “</w:t>
      </w:r>
      <w:r w:rsidR="00151C32">
        <w:t>HARDBOP</w:t>
      </w:r>
      <w:r>
        <w:t>”, “</w:t>
      </w:r>
      <w:r w:rsidR="00151C32">
        <w:t>FREE</w:t>
      </w:r>
      <w:r>
        <w:t>”, and “</w:t>
      </w:r>
      <w:r w:rsidR="00151C32">
        <w:t>FUSION</w:t>
      </w:r>
      <w:r>
        <w:t>”</w:t>
      </w:r>
      <w:r w:rsidR="00151C32">
        <w:t>, “POSTBOP”</w:t>
      </w:r>
      <w:r w:rsidR="001D7A66">
        <w:t>, see Pfleiderer (2017)</w:t>
      </w:r>
      <w:del w:id="714" w:author="Christopher Corcoran" w:date="2020-08-16T14:59:00Z">
        <w:r w:rsidR="001D7A66" w:rsidDel="00B21C94">
          <w:delText>,</w:delText>
        </w:r>
      </w:del>
      <w:r w:rsidR="001D7A66">
        <w:t xml:space="preserve"> for details</w:t>
      </w:r>
      <w:r>
        <w:t>)</w:t>
      </w:r>
      <w:ins w:id="715" w:author="Christopher Corcoran" w:date="2020-08-16T15:00:00Z">
        <w:r w:rsidR="00B21C94">
          <w:t>. Then we</w:t>
        </w:r>
      </w:ins>
      <w:del w:id="716" w:author="Christopher Corcoran" w:date="2020-08-16T15:00:00Z">
        <w:r w:rsidR="00151C32" w:rsidDel="00B21C94">
          <w:delText xml:space="preserve"> and</w:delText>
        </w:r>
      </w:del>
      <w:r w:rsidR="00151C32">
        <w:t xml:space="preserve"> calculated GMM for each style</w:t>
      </w:r>
      <w:del w:id="717" w:author="Christopher Corcoran" w:date="2020-08-16T15:00:00Z">
        <w:r w:rsidR="00151C32" w:rsidDel="00B21C94">
          <w:delText>, pooling all triples</w:delText>
        </w:r>
      </w:del>
      <w:ins w:id="718" w:author="Christopher Corcoran" w:date="2020-08-09T19:51:00Z">
        <w:r w:rsidR="00A529C2">
          <w:t>.</w:t>
        </w:r>
      </w:ins>
      <w:r w:rsidR="00151C32">
        <w:t xml:space="preserve"> </w:t>
      </w:r>
      <w:del w:id="719" w:author="Christopher Corcoran" w:date="2020-08-09T19:51:00Z">
        <w:r w:rsidR="00151C32" w:rsidDel="00A529C2">
          <w:delText>(</w:delText>
        </w:r>
      </w:del>
      <w:del w:id="720" w:author="Christopher Corcoran" w:date="2020-08-16T15:00:00Z">
        <w:r w:rsidR="00151C32" w:rsidDel="00B21C94">
          <w:delText>Tab</w:delText>
        </w:r>
      </w:del>
      <w:del w:id="721" w:author="Christopher Corcoran" w:date="2020-08-09T19:51:00Z">
        <w:r w:rsidR="00151C32" w:rsidDel="00A529C2">
          <w:delText>.</w:delText>
        </w:r>
      </w:del>
      <w:del w:id="722" w:author="Christopher Corcoran" w:date="2020-08-16T15:00:00Z">
        <w:r w:rsidR="00151C32" w:rsidDel="00B21C94">
          <w:delText xml:space="preserve"> </w:delText>
        </w:r>
      </w:del>
      <w:ins w:id="723" w:author="Christopher Corcoran" w:date="2020-08-16T15:00:00Z">
        <w:r w:rsidR="00B21C94">
          <w:t xml:space="preserve">Table </w:t>
        </w:r>
      </w:ins>
      <w:ins w:id="724" w:author="Christopher Corcoran" w:date="2020-08-09T19:51:00Z">
        <w:r w:rsidR="00A529C2">
          <w:t>3</w:t>
        </w:r>
      </w:ins>
      <w:ins w:id="725" w:author="Christopher Corcoran" w:date="2020-08-09T19:52:00Z">
        <w:r w:rsidR="00A529C2">
          <w:t xml:space="preserve"> shows the results for each style. </w:t>
        </w:r>
      </w:ins>
    </w:p>
    <w:p w14:paraId="3537B7E4" w14:textId="449D6C9D" w:rsidR="00CC55EC" w:rsidRDefault="00A529C2" w:rsidP="1CECA136">
      <w:pPr>
        <w:spacing w:after="120" w:line="276" w:lineRule="auto"/>
        <w:jc w:val="both"/>
        <w:rPr>
          <w:ins w:id="726" w:author="Christopher Corcoran" w:date="2020-08-16T15:05:00Z"/>
        </w:rPr>
      </w:pPr>
      <w:ins w:id="727" w:author="Christopher Corcoran" w:date="2020-08-09T19:52:00Z">
        <w:r>
          <w:rPr>
            <w:noProof/>
            <w:lang w:val="en-US"/>
          </w:rPr>
          <w:lastRenderedPageBreak/>
          <mc:AlternateContent>
            <mc:Choice Requires="wps">
              <w:drawing>
                <wp:inline distT="0" distB="0" distL="0" distR="0" wp14:anchorId="4C1FD866" wp14:editId="0608090B">
                  <wp:extent cx="6007694" cy="3478138"/>
                  <wp:effectExtent l="0" t="0" r="38100" b="27305"/>
                  <wp:docPr id="11" name="Text Box 11"/>
                  <wp:cNvGraphicFramePr/>
                  <a:graphic xmlns:a="http://schemas.openxmlformats.org/drawingml/2006/main">
                    <a:graphicData uri="http://schemas.microsoft.com/office/word/2010/wordprocessingShape">
                      <wps:wsp>
                        <wps:cNvSpPr txBox="1"/>
                        <wps:spPr>
                          <a:xfrm>
                            <a:off x="0" y="0"/>
                            <a:ext cx="6007694" cy="3478138"/>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295C78E" w14:textId="52881AE4" w:rsidR="009629C3" w:rsidRDefault="009629C3" w:rsidP="00A529C2">
                              <w:pPr>
                                <w:pStyle w:val="Beschriftung"/>
                                <w:keepNext/>
                              </w:pPr>
                              <w:r>
                                <w:t xml:space="preserve">Table </w:t>
                              </w:r>
                              <w:ins w:id="728" w:author="Christopher Corcoran" w:date="2020-08-09T19:52:00Z">
                                <w:r>
                                  <w:t>3</w:t>
                                </w:r>
                              </w:ins>
                              <w:del w:id="729" w:author="Christopher Corcoran" w:date="2020-08-09T19:52:00Z">
                                <w:r w:rsidDel="00A529C2">
                                  <w:delText>2</w:delText>
                                </w:r>
                              </w:del>
                              <w:r>
                                <w:t>. GMM components for different jazz styles and rhythmic feels. Note that t</w:t>
                              </w:r>
                              <w:r w:rsidRPr="00A22A73">
                                <w:t>he category FREE contains only solos by Ornette Coleman.</w:t>
                              </w:r>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6BDD437C" w14:textId="77777777" w:rsidTr="004163D3">
                                <w:trPr>
                                  <w:trHeight w:val="300"/>
                                  <w:jc w:val="center"/>
                                </w:trPr>
                                <w:tc>
                                  <w:tcPr>
                                    <w:tcW w:w="1619" w:type="dxa"/>
                                    <w:noWrap/>
                                    <w:hideMark/>
                                  </w:tcPr>
                                  <w:p w14:paraId="1715575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Style</w:t>
                                    </w:r>
                                  </w:p>
                                </w:tc>
                                <w:tc>
                                  <w:tcPr>
                                    <w:tcW w:w="1324" w:type="dxa"/>
                                    <w:noWrap/>
                                    <w:hideMark/>
                                  </w:tcPr>
                                  <w:p w14:paraId="28C5A79D"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41BBEC2E"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616078C0"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4D0547F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5EA7F134"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0BD75082" w14:textId="77777777" w:rsidTr="004163D3">
                                <w:trPr>
                                  <w:trHeight w:val="300"/>
                                  <w:jc w:val="center"/>
                                </w:trPr>
                                <w:tc>
                                  <w:tcPr>
                                    <w:tcW w:w="1619" w:type="dxa"/>
                                    <w:noWrap/>
                                    <w:hideMark/>
                                  </w:tcPr>
                                  <w:p w14:paraId="2272E5F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TRADITIONAL</w:t>
                                    </w:r>
                                  </w:p>
                                </w:tc>
                                <w:tc>
                                  <w:tcPr>
                                    <w:tcW w:w="1324" w:type="dxa"/>
                                    <w:noWrap/>
                                    <w:hideMark/>
                                  </w:tcPr>
                                  <w:p w14:paraId="2CECAFD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F236C2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287</w:t>
                                    </w:r>
                                  </w:p>
                                </w:tc>
                                <w:tc>
                                  <w:tcPr>
                                    <w:tcW w:w="1291" w:type="dxa"/>
                                    <w:noWrap/>
                                    <w:hideMark/>
                                  </w:tcPr>
                                  <w:p w14:paraId="5CF9F1B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37</w:t>
                                    </w:r>
                                  </w:p>
                                </w:tc>
                                <w:tc>
                                  <w:tcPr>
                                    <w:tcW w:w="1779" w:type="dxa"/>
                                  </w:tcPr>
                                  <w:p w14:paraId="7BBA9427"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FD28F7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[1.33, 1.42]</w:t>
                                    </w:r>
                                  </w:p>
                                </w:tc>
                              </w:tr>
                              <w:tr w:rsidR="009629C3" w:rsidRPr="00F94729" w14:paraId="101B8BDF" w14:textId="77777777" w:rsidTr="004163D3">
                                <w:trPr>
                                  <w:trHeight w:val="300"/>
                                  <w:jc w:val="center"/>
                                </w:trPr>
                                <w:tc>
                                  <w:tcPr>
                                    <w:tcW w:w="1619" w:type="dxa"/>
                                    <w:noWrap/>
                                    <w:hideMark/>
                                  </w:tcPr>
                                  <w:p w14:paraId="5E38312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SWING</w:t>
                                    </w:r>
                                  </w:p>
                                </w:tc>
                                <w:tc>
                                  <w:tcPr>
                                    <w:tcW w:w="1324" w:type="dxa"/>
                                    <w:noWrap/>
                                    <w:hideMark/>
                                  </w:tcPr>
                                  <w:p w14:paraId="2CC2087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2ACBCDFE"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064</w:t>
                                    </w:r>
                                  </w:p>
                                </w:tc>
                                <w:tc>
                                  <w:tcPr>
                                    <w:tcW w:w="1291" w:type="dxa"/>
                                    <w:noWrap/>
                                    <w:hideMark/>
                                  </w:tcPr>
                                  <w:p w14:paraId="67AA606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41</w:t>
                                    </w:r>
                                  </w:p>
                                </w:tc>
                                <w:tc>
                                  <w:tcPr>
                                    <w:tcW w:w="1779" w:type="dxa"/>
                                  </w:tcPr>
                                  <w:p w14:paraId="0E41A5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0784E39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1.44]</w:t>
                                    </w:r>
                                  </w:p>
                                </w:tc>
                              </w:tr>
                              <w:tr w:rsidR="009629C3" w:rsidRPr="00F94729" w14:paraId="5F427FBA" w14:textId="77777777" w:rsidTr="004163D3">
                                <w:trPr>
                                  <w:trHeight w:val="300"/>
                                  <w:jc w:val="center"/>
                                </w:trPr>
                                <w:tc>
                                  <w:tcPr>
                                    <w:tcW w:w="1619" w:type="dxa"/>
                                    <w:noWrap/>
                                    <w:hideMark/>
                                  </w:tcPr>
                                  <w:p w14:paraId="0BD19B1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BEBOP</w:t>
                                    </w:r>
                                  </w:p>
                                </w:tc>
                                <w:tc>
                                  <w:tcPr>
                                    <w:tcW w:w="1324" w:type="dxa"/>
                                    <w:noWrap/>
                                    <w:hideMark/>
                                  </w:tcPr>
                                  <w:p w14:paraId="03379A3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724408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510</w:t>
                                    </w:r>
                                  </w:p>
                                </w:tc>
                                <w:tc>
                                  <w:tcPr>
                                    <w:tcW w:w="1291" w:type="dxa"/>
                                    <w:noWrap/>
                                    <w:hideMark/>
                                  </w:tcPr>
                                  <w:p w14:paraId="14CBF08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17</w:t>
                                    </w:r>
                                  </w:p>
                                </w:tc>
                                <w:tc>
                                  <w:tcPr>
                                    <w:tcW w:w="1779" w:type="dxa"/>
                                  </w:tcPr>
                                  <w:p w14:paraId="6ED857EF"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49</w:t>
                                    </w:r>
                                  </w:p>
                                </w:tc>
                                <w:tc>
                                  <w:tcPr>
                                    <w:tcW w:w="1339" w:type="dxa"/>
                                    <w:noWrap/>
                                    <w:hideMark/>
                                  </w:tcPr>
                                  <w:p w14:paraId="7CB24D0A"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[1.13, 1.2</w:t>
                                    </w:r>
                                    <w:r>
                                      <w:rPr>
                                        <w:rFonts w:ascii="Calibri" w:eastAsia="Times New Roman" w:hAnsi="Calibri" w:cs="Calibri"/>
                                        <w:color w:val="000000"/>
                                        <w:sz w:val="22"/>
                                        <w:szCs w:val="22"/>
                                        <w:lang w:val="de-DE" w:eastAsia="de-DE"/>
                                      </w:rPr>
                                      <w:t>0</w:t>
                                    </w:r>
                                    <w:r w:rsidRPr="00F94729">
                                      <w:rPr>
                                        <w:rFonts w:ascii="Calibri" w:eastAsia="Times New Roman" w:hAnsi="Calibri" w:cs="Calibri"/>
                                        <w:color w:val="000000"/>
                                        <w:sz w:val="22"/>
                                        <w:szCs w:val="22"/>
                                        <w:lang w:val="de-DE" w:eastAsia="de-DE"/>
                                      </w:rPr>
                                      <w:t>]</w:t>
                                    </w:r>
                                  </w:p>
                                </w:tc>
                              </w:tr>
                              <w:tr w:rsidR="009629C3" w:rsidRPr="00F94729" w14:paraId="5365060A" w14:textId="77777777" w:rsidTr="004163D3">
                                <w:trPr>
                                  <w:trHeight w:val="300"/>
                                  <w:jc w:val="center"/>
                                </w:trPr>
                                <w:tc>
                                  <w:tcPr>
                                    <w:tcW w:w="1619" w:type="dxa"/>
                                    <w:noWrap/>
                                    <w:hideMark/>
                                  </w:tcPr>
                                  <w:p w14:paraId="152AEF98"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B3658B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5EF60453"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F10C59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44</w:t>
                                    </w:r>
                                  </w:p>
                                </w:tc>
                                <w:tc>
                                  <w:tcPr>
                                    <w:tcW w:w="1779" w:type="dxa"/>
                                  </w:tcPr>
                                  <w:p w14:paraId="6177DDE2"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51</w:t>
                                    </w:r>
                                  </w:p>
                                </w:tc>
                                <w:tc>
                                  <w:tcPr>
                                    <w:tcW w:w="1339" w:type="dxa"/>
                                    <w:noWrap/>
                                    <w:hideMark/>
                                  </w:tcPr>
                                  <w:p w14:paraId="4E88064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1.49]</w:t>
                                    </w:r>
                                  </w:p>
                                </w:tc>
                              </w:tr>
                              <w:tr w:rsidR="009629C3" w:rsidRPr="00F94729" w14:paraId="4531D987" w14:textId="77777777" w:rsidTr="004163D3">
                                <w:trPr>
                                  <w:trHeight w:val="300"/>
                                  <w:jc w:val="center"/>
                                </w:trPr>
                                <w:tc>
                                  <w:tcPr>
                                    <w:tcW w:w="1619" w:type="dxa"/>
                                    <w:noWrap/>
                                    <w:hideMark/>
                                  </w:tcPr>
                                  <w:p w14:paraId="65A5955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COOL</w:t>
                                    </w:r>
                                  </w:p>
                                </w:tc>
                                <w:tc>
                                  <w:tcPr>
                                    <w:tcW w:w="1324" w:type="dxa"/>
                                    <w:noWrap/>
                                    <w:hideMark/>
                                  </w:tcPr>
                                  <w:p w14:paraId="1C5EC6B5"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7AF9C5A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303</w:t>
                                    </w:r>
                                  </w:p>
                                </w:tc>
                                <w:tc>
                                  <w:tcPr>
                                    <w:tcW w:w="1291" w:type="dxa"/>
                                    <w:noWrap/>
                                    <w:hideMark/>
                                  </w:tcPr>
                                  <w:p w14:paraId="5B205E79"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03D53AD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263E759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1.15]</w:t>
                                    </w:r>
                                  </w:p>
                                </w:tc>
                              </w:tr>
                              <w:tr w:rsidR="009629C3" w:rsidRPr="00F94729" w14:paraId="1ACF7BE4" w14:textId="77777777" w:rsidTr="004163D3">
                                <w:trPr>
                                  <w:trHeight w:val="300"/>
                                  <w:jc w:val="center"/>
                                </w:trPr>
                                <w:tc>
                                  <w:tcPr>
                                    <w:tcW w:w="1619" w:type="dxa"/>
                                    <w:noWrap/>
                                    <w:hideMark/>
                                  </w:tcPr>
                                  <w:p w14:paraId="2472E84F"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6746F77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2891599E"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6B27C8C1"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47</w:t>
                                    </w:r>
                                  </w:p>
                                </w:tc>
                                <w:tc>
                                  <w:tcPr>
                                    <w:tcW w:w="1779" w:type="dxa"/>
                                  </w:tcPr>
                                  <w:p w14:paraId="704D8374"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68B8F65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[1.42, 1.54]</w:t>
                                    </w:r>
                                  </w:p>
                                </w:tc>
                              </w:tr>
                              <w:tr w:rsidR="009629C3" w:rsidRPr="00F94729" w14:paraId="30E599C7" w14:textId="77777777" w:rsidTr="004163D3">
                                <w:trPr>
                                  <w:trHeight w:val="300"/>
                                  <w:jc w:val="center"/>
                                </w:trPr>
                                <w:tc>
                                  <w:tcPr>
                                    <w:tcW w:w="1619" w:type="dxa"/>
                                    <w:noWrap/>
                                    <w:hideMark/>
                                  </w:tcPr>
                                  <w:p w14:paraId="24D09F3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HARDBOP</w:t>
                                    </w:r>
                                  </w:p>
                                </w:tc>
                                <w:tc>
                                  <w:tcPr>
                                    <w:tcW w:w="1324" w:type="dxa"/>
                                    <w:noWrap/>
                                    <w:hideMark/>
                                  </w:tcPr>
                                  <w:p w14:paraId="7278BC1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1CD4F0FD"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825</w:t>
                                    </w:r>
                                  </w:p>
                                </w:tc>
                                <w:tc>
                                  <w:tcPr>
                                    <w:tcW w:w="1291" w:type="dxa"/>
                                    <w:noWrap/>
                                    <w:hideMark/>
                                  </w:tcPr>
                                  <w:p w14:paraId="302DCE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12</w:t>
                                    </w:r>
                                  </w:p>
                                </w:tc>
                                <w:tc>
                                  <w:tcPr>
                                    <w:tcW w:w="1779" w:type="dxa"/>
                                  </w:tcPr>
                                  <w:p w14:paraId="685B1E9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86</w:t>
                                    </w:r>
                                  </w:p>
                                </w:tc>
                                <w:tc>
                                  <w:tcPr>
                                    <w:tcW w:w="1339" w:type="dxa"/>
                                    <w:noWrap/>
                                    <w:hideMark/>
                                  </w:tcPr>
                                  <w:p w14:paraId="0AB084D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1.14]</w:t>
                                    </w:r>
                                  </w:p>
                                </w:tc>
                              </w:tr>
                              <w:tr w:rsidR="009629C3" w:rsidRPr="00F94729" w14:paraId="51A0C047" w14:textId="77777777" w:rsidTr="004163D3">
                                <w:trPr>
                                  <w:trHeight w:val="300"/>
                                  <w:jc w:val="center"/>
                                </w:trPr>
                                <w:tc>
                                  <w:tcPr>
                                    <w:tcW w:w="1619" w:type="dxa"/>
                                    <w:noWrap/>
                                    <w:hideMark/>
                                  </w:tcPr>
                                  <w:p w14:paraId="7349476C"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5D45FC2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60E78988"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2D94220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26EAA83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w:t>
                                    </w:r>
                                  </w:p>
                                </w:tc>
                                <w:tc>
                                  <w:tcPr>
                                    <w:tcW w:w="1339" w:type="dxa"/>
                                    <w:noWrap/>
                                    <w:hideMark/>
                                  </w:tcPr>
                                  <w:p w14:paraId="1344CE0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[1.95, 2.15]</w:t>
                                    </w:r>
                                  </w:p>
                                </w:tc>
                              </w:tr>
                              <w:tr w:rsidR="009629C3" w:rsidRPr="00F94729" w14:paraId="4870FF72" w14:textId="77777777" w:rsidTr="004163D3">
                                <w:trPr>
                                  <w:trHeight w:val="300"/>
                                  <w:jc w:val="center"/>
                                </w:trPr>
                                <w:tc>
                                  <w:tcPr>
                                    <w:tcW w:w="1619" w:type="dxa"/>
                                    <w:noWrap/>
                                    <w:hideMark/>
                                  </w:tcPr>
                                  <w:p w14:paraId="1EFD468D"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FREE</w:t>
                                    </w:r>
                                  </w:p>
                                </w:tc>
                                <w:tc>
                                  <w:tcPr>
                                    <w:tcW w:w="1324" w:type="dxa"/>
                                    <w:noWrap/>
                                    <w:hideMark/>
                                  </w:tcPr>
                                  <w:p w14:paraId="75885221"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9C3C41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208</w:t>
                                    </w:r>
                                  </w:p>
                                </w:tc>
                                <w:tc>
                                  <w:tcPr>
                                    <w:tcW w:w="1291" w:type="dxa"/>
                                    <w:noWrap/>
                                    <w:hideMark/>
                                  </w:tcPr>
                                  <w:p w14:paraId="364547E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29</w:t>
                                    </w:r>
                                  </w:p>
                                </w:tc>
                                <w:tc>
                                  <w:tcPr>
                                    <w:tcW w:w="1779" w:type="dxa"/>
                                  </w:tcPr>
                                  <w:p w14:paraId="1AE3EA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4B615D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[1.23, 1.35]</w:t>
                                    </w:r>
                                  </w:p>
                                </w:tc>
                              </w:tr>
                              <w:tr w:rsidR="009629C3" w:rsidRPr="00F94729" w14:paraId="2E3883F3" w14:textId="77777777" w:rsidTr="004163D3">
                                <w:trPr>
                                  <w:trHeight w:val="300"/>
                                  <w:jc w:val="center"/>
                                </w:trPr>
                                <w:tc>
                                  <w:tcPr>
                                    <w:tcW w:w="1619" w:type="dxa"/>
                                    <w:noWrap/>
                                    <w:hideMark/>
                                  </w:tcPr>
                                  <w:p w14:paraId="32049B8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FUSION</w:t>
                                    </w:r>
                                  </w:p>
                                </w:tc>
                                <w:tc>
                                  <w:tcPr>
                                    <w:tcW w:w="1324" w:type="dxa"/>
                                    <w:noWrap/>
                                    <w:hideMark/>
                                  </w:tcPr>
                                  <w:p w14:paraId="75D0093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r>
                                      <w:rPr>
                                        <w:rFonts w:ascii="Calibri" w:eastAsia="Times New Roman" w:hAnsi="Calibri" w:cs="Calibri"/>
                                        <w:color w:val="000000"/>
                                        <w:sz w:val="22"/>
                                        <w:szCs w:val="22"/>
                                        <w:lang w:val="de-DE" w:eastAsia="de-DE"/>
                                      </w:rPr>
                                      <w:t xml:space="preserve"> (low)</w:t>
                                    </w:r>
                                  </w:p>
                                </w:tc>
                                <w:tc>
                                  <w:tcPr>
                                    <w:tcW w:w="1276" w:type="dxa"/>
                                    <w:noWrap/>
                                    <w:hideMark/>
                                  </w:tcPr>
                                  <w:p w14:paraId="48FFA95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200</w:t>
                                    </w:r>
                                  </w:p>
                                </w:tc>
                                <w:tc>
                                  <w:tcPr>
                                    <w:tcW w:w="1291" w:type="dxa"/>
                                    <w:noWrap/>
                                    <w:hideMark/>
                                  </w:tcPr>
                                  <w:p w14:paraId="1310B817"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03730E6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46</w:t>
                                    </w:r>
                                  </w:p>
                                </w:tc>
                                <w:tc>
                                  <w:tcPr>
                                    <w:tcW w:w="1339" w:type="dxa"/>
                                    <w:noWrap/>
                                    <w:hideMark/>
                                  </w:tcPr>
                                  <w:p w14:paraId="6FFBE97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[0.98, 1.05]</w:t>
                                    </w:r>
                                  </w:p>
                                </w:tc>
                              </w:tr>
                              <w:tr w:rsidR="009629C3" w:rsidRPr="00F94729" w14:paraId="43CAC334" w14:textId="77777777" w:rsidTr="004163D3">
                                <w:trPr>
                                  <w:trHeight w:val="300"/>
                                  <w:jc w:val="center"/>
                                </w:trPr>
                                <w:tc>
                                  <w:tcPr>
                                    <w:tcW w:w="1619" w:type="dxa"/>
                                    <w:noWrap/>
                                    <w:hideMark/>
                                  </w:tcPr>
                                  <w:p w14:paraId="492AD5B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0B55E8E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Even</w:t>
                                    </w:r>
                                    <w:r>
                                      <w:rPr>
                                        <w:rFonts w:ascii="Calibri" w:eastAsia="Times New Roman" w:hAnsi="Calibri" w:cs="Calibri"/>
                                        <w:color w:val="000000"/>
                                        <w:sz w:val="22"/>
                                        <w:szCs w:val="22"/>
                                        <w:lang w:val="de-DE" w:eastAsia="de-DE"/>
                                      </w:rPr>
                                      <w:t xml:space="preserve"> (high)</w:t>
                                    </w:r>
                                  </w:p>
                                </w:tc>
                                <w:tc>
                                  <w:tcPr>
                                    <w:tcW w:w="1276" w:type="dxa"/>
                                    <w:noWrap/>
                                    <w:hideMark/>
                                  </w:tcPr>
                                  <w:p w14:paraId="79D3F54C"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537664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31</w:t>
                                    </w:r>
                                  </w:p>
                                </w:tc>
                                <w:tc>
                                  <w:tcPr>
                                    <w:tcW w:w="1779" w:type="dxa"/>
                                  </w:tcPr>
                                  <w:p w14:paraId="7FFDB19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54</w:t>
                                    </w:r>
                                  </w:p>
                                </w:tc>
                                <w:tc>
                                  <w:tcPr>
                                    <w:tcW w:w="1339" w:type="dxa"/>
                                    <w:noWrap/>
                                    <w:hideMark/>
                                  </w:tcPr>
                                  <w:p w14:paraId="4294068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[1.19, 1.49]</w:t>
                                    </w:r>
                                  </w:p>
                                </w:tc>
                              </w:tr>
                              <w:tr w:rsidR="009629C3" w:rsidRPr="00F94729" w14:paraId="25E962FB" w14:textId="77777777" w:rsidTr="004163D3">
                                <w:trPr>
                                  <w:trHeight w:val="300"/>
                                  <w:jc w:val="center"/>
                                </w:trPr>
                                <w:tc>
                                  <w:tcPr>
                                    <w:tcW w:w="1619" w:type="dxa"/>
                                    <w:noWrap/>
                                    <w:hideMark/>
                                  </w:tcPr>
                                  <w:p w14:paraId="54AF862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POSTBOP</w:t>
                                    </w:r>
                                  </w:p>
                                </w:tc>
                                <w:tc>
                                  <w:tcPr>
                                    <w:tcW w:w="1324" w:type="dxa"/>
                                    <w:noWrap/>
                                    <w:hideMark/>
                                  </w:tcPr>
                                  <w:p w14:paraId="6CBA14A0"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39B6408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6</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498</w:t>
                                    </w:r>
                                  </w:p>
                                </w:tc>
                                <w:tc>
                                  <w:tcPr>
                                    <w:tcW w:w="1291" w:type="dxa"/>
                                    <w:noWrap/>
                                    <w:hideMark/>
                                  </w:tcPr>
                                  <w:p w14:paraId="1FD54A7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54957FA8"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89</w:t>
                                    </w:r>
                                  </w:p>
                                </w:tc>
                                <w:tc>
                                  <w:tcPr>
                                    <w:tcW w:w="1339" w:type="dxa"/>
                                    <w:noWrap/>
                                    <w:hideMark/>
                                  </w:tcPr>
                                  <w:p w14:paraId="064F2920"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[1.12, 1.14]</w:t>
                                    </w:r>
                                  </w:p>
                                </w:tc>
                              </w:tr>
                              <w:tr w:rsidR="009629C3" w:rsidRPr="00F94729" w14:paraId="4D0E47B1" w14:textId="77777777" w:rsidTr="004163D3">
                                <w:trPr>
                                  <w:trHeight w:val="300"/>
                                  <w:jc w:val="center"/>
                                </w:trPr>
                                <w:tc>
                                  <w:tcPr>
                                    <w:tcW w:w="1619" w:type="dxa"/>
                                    <w:noWrap/>
                                    <w:hideMark/>
                                  </w:tcPr>
                                  <w:p w14:paraId="0586ED10"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44122E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71E5CD10"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7F8DF64"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14</w:t>
                                    </w:r>
                                  </w:p>
                                </w:tc>
                                <w:tc>
                                  <w:tcPr>
                                    <w:tcW w:w="1779" w:type="dxa"/>
                                  </w:tcPr>
                                  <w:p w14:paraId="419ECD7B"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w:t>
                                    </w:r>
                                  </w:p>
                                </w:tc>
                                <w:tc>
                                  <w:tcPr>
                                    <w:tcW w:w="1339" w:type="dxa"/>
                                    <w:noWrap/>
                                    <w:hideMark/>
                                  </w:tcPr>
                                  <w:p w14:paraId="043DAC7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[2.09, 2.23]</w:t>
                                    </w:r>
                                  </w:p>
                                </w:tc>
                              </w:tr>
                              <w:tr w:rsidR="009629C3" w:rsidRPr="00F94729" w:rsidDel="001D1265" w14:paraId="5A2ED162" w14:textId="352E55CB" w:rsidTr="00A22A73">
                                <w:trPr>
                                  <w:trHeight w:val="608"/>
                                  <w:jc w:val="center"/>
                                  <w:del w:id="730" w:author="Christopher Corcoran" w:date="2020-08-09T19:54:00Z"/>
                                </w:trPr>
                                <w:tc>
                                  <w:tcPr>
                                    <w:tcW w:w="1619" w:type="dxa"/>
                                    <w:noWrap/>
                                  </w:tcPr>
                                  <w:p w14:paraId="5540AA3D" w14:textId="7CAFA9D4" w:rsidR="009629C3" w:rsidRPr="00A22A73" w:rsidDel="001D1265" w:rsidRDefault="009629C3" w:rsidP="00A22A73">
                                    <w:pPr>
                                      <w:jc w:val="center"/>
                                      <w:rPr>
                                        <w:del w:id="731" w:author="Christopher Corcoran" w:date="2020-08-09T19:54:00Z"/>
                                        <w:rFonts w:ascii="Calibri" w:eastAsia="Times New Roman" w:hAnsi="Calibri" w:cs="Calibri"/>
                                        <w:b/>
                                        <w:color w:val="000000"/>
                                        <w:sz w:val="22"/>
                                        <w:szCs w:val="22"/>
                                        <w:lang w:val="de-DE" w:eastAsia="de-DE"/>
                                      </w:rPr>
                                    </w:pPr>
                                    <w:del w:id="732" w:author="Christopher Corcoran" w:date="2020-08-09T19:54:00Z">
                                      <w:r w:rsidRPr="00A22A73" w:rsidDel="001D1265">
                                        <w:rPr>
                                          <w:rFonts w:ascii="Calibri" w:eastAsia="Times New Roman" w:hAnsi="Calibri" w:cs="Calibri"/>
                                          <w:b/>
                                          <w:color w:val="000000"/>
                                          <w:sz w:val="22"/>
                                          <w:szCs w:val="22"/>
                                          <w:lang w:val="de-DE" w:eastAsia="de-DE"/>
                                        </w:rPr>
                                        <w:delText>Rhythmic Feel</w:delText>
                                      </w:r>
                                    </w:del>
                                  </w:p>
                                </w:tc>
                                <w:tc>
                                  <w:tcPr>
                                    <w:tcW w:w="1324" w:type="dxa"/>
                                    <w:noWrap/>
                                  </w:tcPr>
                                  <w:p w14:paraId="2CCFD069" w14:textId="7A131A68" w:rsidR="009629C3" w:rsidDel="001D1265" w:rsidRDefault="009629C3" w:rsidP="004163D3">
                                    <w:pPr>
                                      <w:rPr>
                                        <w:del w:id="733" w:author="Christopher Corcoran" w:date="2020-08-09T19:54:00Z"/>
                                        <w:rFonts w:ascii="Calibri" w:eastAsia="Times New Roman" w:hAnsi="Calibri" w:cs="Calibri"/>
                                        <w:color w:val="000000"/>
                                        <w:sz w:val="22"/>
                                        <w:szCs w:val="22"/>
                                        <w:lang w:val="de-DE" w:eastAsia="de-DE"/>
                                      </w:rPr>
                                    </w:pPr>
                                  </w:p>
                                </w:tc>
                                <w:tc>
                                  <w:tcPr>
                                    <w:tcW w:w="1276" w:type="dxa"/>
                                    <w:noWrap/>
                                  </w:tcPr>
                                  <w:p w14:paraId="3B7B155A" w14:textId="49E8F34E" w:rsidR="009629C3" w:rsidRPr="00F94729" w:rsidDel="001D1265" w:rsidRDefault="009629C3" w:rsidP="004163D3">
                                    <w:pPr>
                                      <w:jc w:val="right"/>
                                      <w:rPr>
                                        <w:del w:id="734" w:author="Christopher Corcoran" w:date="2020-08-09T19:54:00Z"/>
                                        <w:rFonts w:ascii="Calibri" w:eastAsia="Times New Roman" w:hAnsi="Calibri" w:cs="Calibri"/>
                                        <w:color w:val="000000"/>
                                        <w:sz w:val="22"/>
                                        <w:szCs w:val="22"/>
                                        <w:lang w:val="de-DE" w:eastAsia="de-DE"/>
                                      </w:rPr>
                                    </w:pPr>
                                  </w:p>
                                </w:tc>
                                <w:tc>
                                  <w:tcPr>
                                    <w:tcW w:w="1291" w:type="dxa"/>
                                    <w:noWrap/>
                                  </w:tcPr>
                                  <w:p w14:paraId="7BEEE2ED" w14:textId="08CAC3FE" w:rsidR="009629C3" w:rsidRPr="00F94729" w:rsidDel="001D1265" w:rsidRDefault="009629C3" w:rsidP="004163D3">
                                    <w:pPr>
                                      <w:jc w:val="right"/>
                                      <w:rPr>
                                        <w:del w:id="735" w:author="Christopher Corcoran" w:date="2020-08-09T19:54:00Z"/>
                                        <w:rFonts w:ascii="Calibri" w:eastAsia="Times New Roman" w:hAnsi="Calibri" w:cs="Calibri"/>
                                        <w:color w:val="000000"/>
                                        <w:sz w:val="22"/>
                                        <w:szCs w:val="22"/>
                                        <w:lang w:val="de-DE" w:eastAsia="de-DE"/>
                                      </w:rPr>
                                    </w:pPr>
                                  </w:p>
                                </w:tc>
                                <w:tc>
                                  <w:tcPr>
                                    <w:tcW w:w="1779" w:type="dxa"/>
                                  </w:tcPr>
                                  <w:p w14:paraId="16849802" w14:textId="65CD93C7" w:rsidR="009629C3" w:rsidDel="001D1265" w:rsidRDefault="009629C3" w:rsidP="004163D3">
                                    <w:pPr>
                                      <w:jc w:val="right"/>
                                      <w:rPr>
                                        <w:del w:id="736" w:author="Christopher Corcoran" w:date="2020-08-09T19:54:00Z"/>
                                        <w:rFonts w:ascii="Calibri" w:eastAsia="Times New Roman" w:hAnsi="Calibri" w:cs="Calibri"/>
                                        <w:color w:val="000000"/>
                                        <w:sz w:val="22"/>
                                        <w:szCs w:val="22"/>
                                        <w:lang w:val="de-DE" w:eastAsia="de-DE"/>
                                      </w:rPr>
                                    </w:pPr>
                                  </w:p>
                                </w:tc>
                                <w:tc>
                                  <w:tcPr>
                                    <w:tcW w:w="1339" w:type="dxa"/>
                                    <w:noWrap/>
                                  </w:tcPr>
                                  <w:p w14:paraId="77C84C94" w14:textId="1AAB3574" w:rsidR="009629C3" w:rsidRPr="00F94729" w:rsidDel="001D1265" w:rsidRDefault="009629C3" w:rsidP="004163D3">
                                    <w:pPr>
                                      <w:rPr>
                                        <w:del w:id="737" w:author="Christopher Corcoran" w:date="2020-08-09T19:54:00Z"/>
                                        <w:rFonts w:ascii="Calibri" w:eastAsia="Times New Roman" w:hAnsi="Calibri" w:cs="Calibri"/>
                                        <w:color w:val="000000"/>
                                        <w:sz w:val="22"/>
                                        <w:szCs w:val="22"/>
                                        <w:lang w:val="de-DE" w:eastAsia="de-DE"/>
                                      </w:rPr>
                                    </w:pPr>
                                  </w:p>
                                </w:tc>
                              </w:tr>
                              <w:tr w:rsidR="009629C3" w:rsidRPr="00F94729" w:rsidDel="001D1265" w14:paraId="6153A672" w14:textId="5F0C2205" w:rsidTr="004163D3">
                                <w:trPr>
                                  <w:trHeight w:val="300"/>
                                  <w:jc w:val="center"/>
                                  <w:del w:id="738" w:author="Christopher Corcoran" w:date="2020-08-09T19:54:00Z"/>
                                </w:trPr>
                                <w:tc>
                                  <w:tcPr>
                                    <w:tcW w:w="1619" w:type="dxa"/>
                                    <w:noWrap/>
                                  </w:tcPr>
                                  <w:p w14:paraId="5123941D" w14:textId="4604A822" w:rsidR="009629C3" w:rsidRPr="00F94729" w:rsidDel="001D1265" w:rsidRDefault="009629C3" w:rsidP="004163D3">
                                    <w:pPr>
                                      <w:rPr>
                                        <w:del w:id="739" w:author="Christopher Corcoran" w:date="2020-08-09T19:54:00Z"/>
                                        <w:rFonts w:ascii="Calibri" w:eastAsia="Times New Roman" w:hAnsi="Calibri" w:cs="Calibri"/>
                                        <w:color w:val="000000"/>
                                        <w:sz w:val="22"/>
                                        <w:szCs w:val="22"/>
                                        <w:lang w:val="de-DE" w:eastAsia="de-DE"/>
                                      </w:rPr>
                                    </w:pPr>
                                    <w:del w:id="740" w:author="Christopher Corcoran" w:date="2020-08-09T19:54:00Z">
                                      <w:r w:rsidDel="001D1265">
                                        <w:rPr>
                                          <w:rFonts w:ascii="Calibri" w:eastAsia="Times New Roman" w:hAnsi="Calibri" w:cs="Calibri"/>
                                          <w:color w:val="000000"/>
                                          <w:sz w:val="22"/>
                                          <w:szCs w:val="22"/>
                                          <w:lang w:val="de-DE" w:eastAsia="de-DE"/>
                                        </w:rPr>
                                        <w:delText>Swing Feel</w:delText>
                                      </w:r>
                                    </w:del>
                                  </w:p>
                                </w:tc>
                                <w:tc>
                                  <w:tcPr>
                                    <w:tcW w:w="1324" w:type="dxa"/>
                                    <w:noWrap/>
                                  </w:tcPr>
                                  <w:p w14:paraId="5CF5EB82" w14:textId="3BB2EA75" w:rsidR="009629C3" w:rsidDel="001D1265" w:rsidRDefault="009629C3" w:rsidP="004163D3">
                                    <w:pPr>
                                      <w:rPr>
                                        <w:del w:id="741" w:author="Christopher Corcoran" w:date="2020-08-09T19:54:00Z"/>
                                        <w:rFonts w:ascii="Calibri" w:eastAsia="Times New Roman" w:hAnsi="Calibri" w:cs="Calibri"/>
                                        <w:color w:val="000000"/>
                                        <w:sz w:val="22"/>
                                        <w:szCs w:val="22"/>
                                        <w:lang w:val="de-DE" w:eastAsia="de-DE"/>
                                      </w:rPr>
                                    </w:pPr>
                                    <w:del w:id="742"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6158C54C" w14:textId="01DD4D50" w:rsidR="009629C3" w:rsidRPr="00F94729" w:rsidDel="001D1265" w:rsidRDefault="009629C3" w:rsidP="004163D3">
                                    <w:pPr>
                                      <w:jc w:val="right"/>
                                      <w:rPr>
                                        <w:del w:id="743" w:author="Christopher Corcoran" w:date="2020-08-09T19:54:00Z"/>
                                        <w:rFonts w:ascii="Calibri" w:eastAsia="Times New Roman" w:hAnsi="Calibri" w:cs="Calibri"/>
                                        <w:color w:val="000000"/>
                                        <w:sz w:val="22"/>
                                        <w:szCs w:val="22"/>
                                        <w:lang w:val="de-DE" w:eastAsia="de-DE"/>
                                      </w:rPr>
                                    </w:pPr>
                                    <w:del w:id="744" w:author="Christopher Corcoran" w:date="2020-08-09T19:54:00Z">
                                      <w:r w:rsidDel="001D1265">
                                        <w:rPr>
                                          <w:rFonts w:ascii="Calibri" w:eastAsia="Times New Roman" w:hAnsi="Calibri" w:cs="Calibri"/>
                                          <w:color w:val="000000"/>
                                          <w:sz w:val="22"/>
                                          <w:szCs w:val="22"/>
                                          <w:lang w:val="de-DE" w:eastAsia="de-DE"/>
                                        </w:rPr>
                                        <w:delText>13,884</w:delText>
                                      </w:r>
                                    </w:del>
                                  </w:p>
                                </w:tc>
                                <w:tc>
                                  <w:tcPr>
                                    <w:tcW w:w="1291" w:type="dxa"/>
                                    <w:noWrap/>
                                  </w:tcPr>
                                  <w:p w14:paraId="2595E41B" w14:textId="66CB9C37" w:rsidR="009629C3" w:rsidRPr="00F94729" w:rsidDel="001D1265" w:rsidRDefault="009629C3" w:rsidP="004163D3">
                                    <w:pPr>
                                      <w:jc w:val="right"/>
                                      <w:rPr>
                                        <w:del w:id="745" w:author="Christopher Corcoran" w:date="2020-08-09T19:54:00Z"/>
                                        <w:rFonts w:ascii="Calibri" w:eastAsia="Times New Roman" w:hAnsi="Calibri" w:cs="Calibri"/>
                                        <w:color w:val="000000"/>
                                        <w:sz w:val="22"/>
                                        <w:szCs w:val="22"/>
                                        <w:lang w:val="de-DE" w:eastAsia="de-DE"/>
                                      </w:rPr>
                                    </w:pPr>
                                    <w:del w:id="746" w:author="Christopher Corcoran" w:date="2020-08-09T19:54:00Z">
                                      <w:r w:rsidDel="001D1265">
                                        <w:rPr>
                                          <w:rFonts w:ascii="Calibri" w:eastAsia="Times New Roman" w:hAnsi="Calibri" w:cs="Calibri"/>
                                          <w:color w:val="000000"/>
                                          <w:sz w:val="22"/>
                                          <w:szCs w:val="22"/>
                                          <w:lang w:val="de-DE" w:eastAsia="de-DE"/>
                                        </w:rPr>
                                        <w:delText>1.11</w:delText>
                                      </w:r>
                                    </w:del>
                                  </w:p>
                                </w:tc>
                                <w:tc>
                                  <w:tcPr>
                                    <w:tcW w:w="1779" w:type="dxa"/>
                                  </w:tcPr>
                                  <w:p w14:paraId="025C9E14" w14:textId="2C34C505" w:rsidR="009629C3" w:rsidDel="001D1265" w:rsidRDefault="009629C3" w:rsidP="004163D3">
                                    <w:pPr>
                                      <w:jc w:val="right"/>
                                      <w:rPr>
                                        <w:del w:id="747" w:author="Christopher Corcoran" w:date="2020-08-09T19:54:00Z"/>
                                        <w:rFonts w:ascii="Calibri" w:eastAsia="Times New Roman" w:hAnsi="Calibri" w:cs="Calibri"/>
                                        <w:color w:val="000000"/>
                                        <w:sz w:val="22"/>
                                        <w:szCs w:val="22"/>
                                        <w:lang w:val="de-DE" w:eastAsia="de-DE"/>
                                      </w:rPr>
                                    </w:pPr>
                                    <w:del w:id="748" w:author="Christopher Corcoran" w:date="2020-08-09T19:54:00Z">
                                      <w:r w:rsidDel="001D1265">
                                        <w:rPr>
                                          <w:rFonts w:ascii="Calibri" w:eastAsia="Times New Roman" w:hAnsi="Calibri" w:cs="Calibri"/>
                                          <w:color w:val="000000"/>
                                          <w:sz w:val="22"/>
                                          <w:szCs w:val="22"/>
                                          <w:lang w:val="de-DE" w:eastAsia="de-DE"/>
                                        </w:rPr>
                                        <w:delText>52</w:delText>
                                      </w:r>
                                    </w:del>
                                  </w:p>
                                </w:tc>
                                <w:tc>
                                  <w:tcPr>
                                    <w:tcW w:w="1339" w:type="dxa"/>
                                    <w:noWrap/>
                                  </w:tcPr>
                                  <w:p w14:paraId="36291692" w14:textId="17E8F503" w:rsidR="009629C3" w:rsidRPr="00F94729" w:rsidDel="001D1265" w:rsidRDefault="009629C3" w:rsidP="004163D3">
                                    <w:pPr>
                                      <w:rPr>
                                        <w:del w:id="749" w:author="Christopher Corcoran" w:date="2020-08-09T19:54:00Z"/>
                                        <w:rFonts w:ascii="Calibri" w:eastAsia="Times New Roman" w:hAnsi="Calibri" w:cs="Calibri"/>
                                        <w:color w:val="000000"/>
                                        <w:sz w:val="22"/>
                                        <w:szCs w:val="22"/>
                                        <w:lang w:val="de-DE" w:eastAsia="de-DE"/>
                                      </w:rPr>
                                    </w:pPr>
                                    <w:del w:id="750" w:author="Christopher Corcoran" w:date="2020-08-09T19:54:00Z">
                                      <w:r w:rsidDel="001D1265">
                                        <w:rPr>
                                          <w:rFonts w:ascii="Calibri" w:eastAsia="Times New Roman" w:hAnsi="Calibri" w:cs="Calibri"/>
                                          <w:color w:val="000000"/>
                                          <w:sz w:val="22"/>
                                          <w:szCs w:val="22"/>
                                          <w:lang w:val="de-DE" w:eastAsia="de-DE"/>
                                        </w:rPr>
                                        <w:delText>[1.11, 1.13]</w:delText>
                                      </w:r>
                                    </w:del>
                                  </w:p>
                                </w:tc>
                              </w:tr>
                              <w:tr w:rsidR="009629C3" w:rsidRPr="00F94729" w:rsidDel="001D1265" w14:paraId="217A5B67" w14:textId="7D7E1AC6" w:rsidTr="004163D3">
                                <w:trPr>
                                  <w:trHeight w:val="300"/>
                                  <w:jc w:val="center"/>
                                  <w:del w:id="751" w:author="Christopher Corcoran" w:date="2020-08-09T19:54:00Z"/>
                                </w:trPr>
                                <w:tc>
                                  <w:tcPr>
                                    <w:tcW w:w="1619" w:type="dxa"/>
                                    <w:noWrap/>
                                  </w:tcPr>
                                  <w:p w14:paraId="6125583A" w14:textId="6F8200EA" w:rsidR="009629C3" w:rsidRPr="00F94729" w:rsidDel="001D1265" w:rsidRDefault="009629C3" w:rsidP="004163D3">
                                    <w:pPr>
                                      <w:rPr>
                                        <w:del w:id="752" w:author="Christopher Corcoran" w:date="2020-08-09T19:54:00Z"/>
                                        <w:rFonts w:ascii="Calibri" w:eastAsia="Times New Roman" w:hAnsi="Calibri" w:cs="Calibri"/>
                                        <w:color w:val="000000"/>
                                        <w:sz w:val="22"/>
                                        <w:szCs w:val="22"/>
                                        <w:lang w:val="de-DE" w:eastAsia="de-DE"/>
                                      </w:rPr>
                                    </w:pPr>
                                  </w:p>
                                </w:tc>
                                <w:tc>
                                  <w:tcPr>
                                    <w:tcW w:w="1324" w:type="dxa"/>
                                    <w:noWrap/>
                                  </w:tcPr>
                                  <w:p w14:paraId="70B689BA" w14:textId="24C71A81" w:rsidR="009629C3" w:rsidDel="001D1265" w:rsidRDefault="009629C3" w:rsidP="004163D3">
                                    <w:pPr>
                                      <w:rPr>
                                        <w:del w:id="753" w:author="Christopher Corcoran" w:date="2020-08-09T19:54:00Z"/>
                                        <w:rFonts w:ascii="Calibri" w:eastAsia="Times New Roman" w:hAnsi="Calibri" w:cs="Calibri"/>
                                        <w:color w:val="000000"/>
                                        <w:sz w:val="22"/>
                                        <w:szCs w:val="22"/>
                                        <w:lang w:val="de-DE" w:eastAsia="de-DE"/>
                                      </w:rPr>
                                    </w:pPr>
                                    <w:del w:id="754"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25CE8A8D" w14:textId="055091A5" w:rsidR="009629C3" w:rsidRPr="00F94729" w:rsidDel="001D1265" w:rsidRDefault="009629C3" w:rsidP="004163D3">
                                    <w:pPr>
                                      <w:jc w:val="right"/>
                                      <w:rPr>
                                        <w:del w:id="755" w:author="Christopher Corcoran" w:date="2020-08-09T19:54:00Z"/>
                                        <w:rFonts w:ascii="Calibri" w:eastAsia="Times New Roman" w:hAnsi="Calibri" w:cs="Calibri"/>
                                        <w:color w:val="000000"/>
                                        <w:sz w:val="22"/>
                                        <w:szCs w:val="22"/>
                                        <w:lang w:val="de-DE" w:eastAsia="de-DE"/>
                                      </w:rPr>
                                    </w:pPr>
                                  </w:p>
                                </w:tc>
                                <w:tc>
                                  <w:tcPr>
                                    <w:tcW w:w="1291" w:type="dxa"/>
                                    <w:noWrap/>
                                  </w:tcPr>
                                  <w:p w14:paraId="7FA5FEF0" w14:textId="5DCA7A2D" w:rsidR="009629C3" w:rsidRPr="00F94729" w:rsidDel="001D1265" w:rsidRDefault="009629C3" w:rsidP="004163D3">
                                    <w:pPr>
                                      <w:jc w:val="right"/>
                                      <w:rPr>
                                        <w:del w:id="756" w:author="Christopher Corcoran" w:date="2020-08-09T19:54:00Z"/>
                                        <w:rFonts w:ascii="Calibri" w:eastAsia="Times New Roman" w:hAnsi="Calibri" w:cs="Calibri"/>
                                        <w:color w:val="000000"/>
                                        <w:sz w:val="22"/>
                                        <w:szCs w:val="22"/>
                                        <w:lang w:val="de-DE" w:eastAsia="de-DE"/>
                                      </w:rPr>
                                    </w:pPr>
                                    <w:del w:id="757" w:author="Christopher Corcoran" w:date="2020-08-09T19:54:00Z">
                                      <w:r w:rsidDel="001D1265">
                                        <w:rPr>
                                          <w:rFonts w:ascii="Calibri" w:eastAsia="Times New Roman" w:hAnsi="Calibri" w:cs="Calibri"/>
                                          <w:color w:val="000000"/>
                                          <w:sz w:val="22"/>
                                          <w:szCs w:val="22"/>
                                          <w:lang w:val="de-DE" w:eastAsia="de-DE"/>
                                        </w:rPr>
                                        <w:delText>1.43</w:delText>
                                      </w:r>
                                    </w:del>
                                  </w:p>
                                </w:tc>
                                <w:tc>
                                  <w:tcPr>
                                    <w:tcW w:w="1779" w:type="dxa"/>
                                  </w:tcPr>
                                  <w:p w14:paraId="1E32347A" w14:textId="3BBE065C" w:rsidR="009629C3" w:rsidDel="001D1265" w:rsidRDefault="009629C3" w:rsidP="004163D3">
                                    <w:pPr>
                                      <w:jc w:val="right"/>
                                      <w:rPr>
                                        <w:del w:id="758" w:author="Christopher Corcoran" w:date="2020-08-09T19:54:00Z"/>
                                        <w:rFonts w:ascii="Calibri" w:eastAsia="Times New Roman" w:hAnsi="Calibri" w:cs="Calibri"/>
                                        <w:color w:val="000000"/>
                                        <w:sz w:val="22"/>
                                        <w:szCs w:val="22"/>
                                        <w:lang w:val="de-DE" w:eastAsia="de-DE"/>
                                      </w:rPr>
                                    </w:pPr>
                                    <w:del w:id="759" w:author="Christopher Corcoran" w:date="2020-08-09T19:54:00Z">
                                      <w:r w:rsidDel="001D1265">
                                        <w:rPr>
                                          <w:rFonts w:ascii="Calibri" w:eastAsia="Times New Roman" w:hAnsi="Calibri" w:cs="Calibri"/>
                                          <w:color w:val="000000"/>
                                          <w:sz w:val="22"/>
                                          <w:szCs w:val="22"/>
                                          <w:lang w:val="de-DE" w:eastAsia="de-DE"/>
                                        </w:rPr>
                                        <w:delText>48</w:delText>
                                      </w:r>
                                    </w:del>
                                  </w:p>
                                </w:tc>
                                <w:tc>
                                  <w:tcPr>
                                    <w:tcW w:w="1339" w:type="dxa"/>
                                    <w:noWrap/>
                                  </w:tcPr>
                                  <w:p w14:paraId="0713E665" w14:textId="15126374" w:rsidR="009629C3" w:rsidRPr="00F94729" w:rsidDel="001D1265" w:rsidRDefault="009629C3" w:rsidP="004163D3">
                                    <w:pPr>
                                      <w:rPr>
                                        <w:del w:id="760" w:author="Christopher Corcoran" w:date="2020-08-09T19:54:00Z"/>
                                        <w:rFonts w:ascii="Calibri" w:eastAsia="Times New Roman" w:hAnsi="Calibri" w:cs="Calibri"/>
                                        <w:color w:val="000000"/>
                                        <w:sz w:val="22"/>
                                        <w:szCs w:val="22"/>
                                        <w:lang w:val="de-DE" w:eastAsia="de-DE"/>
                                      </w:rPr>
                                    </w:pPr>
                                    <w:del w:id="761" w:author="Christopher Corcoran" w:date="2020-08-09T19:54:00Z">
                                      <w:r w:rsidDel="001D1265">
                                        <w:rPr>
                                          <w:rFonts w:ascii="Calibri" w:eastAsia="Times New Roman" w:hAnsi="Calibri" w:cs="Calibri"/>
                                          <w:color w:val="000000"/>
                                          <w:sz w:val="22"/>
                                          <w:szCs w:val="22"/>
                                          <w:lang w:val="de-DE" w:eastAsia="de-DE"/>
                                        </w:rPr>
                                        <w:delText>[1.41, 1.45]</w:delText>
                                      </w:r>
                                    </w:del>
                                  </w:p>
                                </w:tc>
                              </w:tr>
                              <w:tr w:rsidR="009629C3" w:rsidRPr="00F94729" w:rsidDel="001D1265" w14:paraId="0839A1EF" w14:textId="4F429250" w:rsidTr="004163D3">
                                <w:trPr>
                                  <w:trHeight w:val="300"/>
                                  <w:jc w:val="center"/>
                                  <w:del w:id="762" w:author="Christopher Corcoran" w:date="2020-08-09T19:54:00Z"/>
                                </w:trPr>
                                <w:tc>
                                  <w:tcPr>
                                    <w:tcW w:w="1619" w:type="dxa"/>
                                    <w:noWrap/>
                                  </w:tcPr>
                                  <w:p w14:paraId="6E11466C" w14:textId="56FB4856" w:rsidR="009629C3" w:rsidRPr="00F94729" w:rsidDel="001D1265" w:rsidRDefault="009629C3" w:rsidP="004163D3">
                                    <w:pPr>
                                      <w:rPr>
                                        <w:del w:id="763" w:author="Christopher Corcoran" w:date="2020-08-09T19:54:00Z"/>
                                        <w:rFonts w:ascii="Calibri" w:eastAsia="Times New Roman" w:hAnsi="Calibri" w:cs="Calibri"/>
                                        <w:color w:val="000000"/>
                                        <w:sz w:val="22"/>
                                        <w:szCs w:val="22"/>
                                        <w:lang w:val="de-DE" w:eastAsia="de-DE"/>
                                      </w:rPr>
                                    </w:pPr>
                                    <w:del w:id="764" w:author="Christopher Corcoran" w:date="2020-08-09T19:54:00Z">
                                      <w:r w:rsidDel="001D1265">
                                        <w:rPr>
                                          <w:rFonts w:ascii="Calibri" w:eastAsia="Times New Roman" w:hAnsi="Calibri" w:cs="Calibri"/>
                                          <w:color w:val="000000"/>
                                          <w:sz w:val="22"/>
                                          <w:szCs w:val="22"/>
                                          <w:lang w:val="de-DE" w:eastAsia="de-DE"/>
                                        </w:rPr>
                                        <w:delText>Non-Swing</w:delText>
                                      </w:r>
                                    </w:del>
                                  </w:p>
                                </w:tc>
                                <w:tc>
                                  <w:tcPr>
                                    <w:tcW w:w="1324" w:type="dxa"/>
                                    <w:noWrap/>
                                  </w:tcPr>
                                  <w:p w14:paraId="27C78C6E" w14:textId="011300E2" w:rsidR="009629C3" w:rsidDel="001D1265" w:rsidRDefault="009629C3" w:rsidP="004163D3">
                                    <w:pPr>
                                      <w:rPr>
                                        <w:del w:id="765" w:author="Christopher Corcoran" w:date="2020-08-09T19:54:00Z"/>
                                        <w:rFonts w:ascii="Calibri" w:eastAsia="Times New Roman" w:hAnsi="Calibri" w:cs="Calibri"/>
                                        <w:color w:val="000000"/>
                                        <w:sz w:val="22"/>
                                        <w:szCs w:val="22"/>
                                        <w:lang w:val="de-DE" w:eastAsia="de-DE"/>
                                      </w:rPr>
                                    </w:pPr>
                                    <w:del w:id="766"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2D6320B8" w14:textId="448160CD" w:rsidR="009629C3" w:rsidRPr="00F94729" w:rsidDel="001D1265" w:rsidRDefault="009629C3" w:rsidP="004163D3">
                                    <w:pPr>
                                      <w:jc w:val="right"/>
                                      <w:rPr>
                                        <w:del w:id="767" w:author="Christopher Corcoran" w:date="2020-08-09T19:54:00Z"/>
                                        <w:rFonts w:ascii="Calibri" w:eastAsia="Times New Roman" w:hAnsi="Calibri" w:cs="Calibri"/>
                                        <w:color w:val="000000"/>
                                        <w:sz w:val="22"/>
                                        <w:szCs w:val="22"/>
                                        <w:lang w:val="de-DE" w:eastAsia="de-DE"/>
                                      </w:rPr>
                                    </w:pPr>
                                    <w:del w:id="768" w:author="Christopher Corcoran" w:date="2020-08-09T19:54:00Z">
                                      <w:r w:rsidDel="001D1265">
                                        <w:rPr>
                                          <w:rFonts w:ascii="Calibri" w:eastAsia="Times New Roman" w:hAnsi="Calibri" w:cs="Calibri"/>
                                          <w:color w:val="000000"/>
                                          <w:sz w:val="22"/>
                                          <w:szCs w:val="22"/>
                                          <w:lang w:val="de-DE" w:eastAsia="de-DE"/>
                                        </w:rPr>
                                        <w:delText>1,011</w:delText>
                                      </w:r>
                                    </w:del>
                                  </w:p>
                                </w:tc>
                                <w:tc>
                                  <w:tcPr>
                                    <w:tcW w:w="1291" w:type="dxa"/>
                                    <w:noWrap/>
                                  </w:tcPr>
                                  <w:p w14:paraId="4EEAF4A1" w14:textId="5CDCB1F4" w:rsidR="009629C3" w:rsidRPr="00F94729" w:rsidDel="001D1265" w:rsidRDefault="009629C3" w:rsidP="004163D3">
                                    <w:pPr>
                                      <w:jc w:val="right"/>
                                      <w:rPr>
                                        <w:del w:id="769" w:author="Christopher Corcoran" w:date="2020-08-09T19:54:00Z"/>
                                        <w:rFonts w:ascii="Calibri" w:eastAsia="Times New Roman" w:hAnsi="Calibri" w:cs="Calibri"/>
                                        <w:color w:val="000000"/>
                                        <w:sz w:val="22"/>
                                        <w:szCs w:val="22"/>
                                        <w:lang w:val="de-DE" w:eastAsia="de-DE"/>
                                      </w:rPr>
                                    </w:pPr>
                                    <w:del w:id="770" w:author="Christopher Corcoran" w:date="2020-08-09T19:54:00Z">
                                      <w:r w:rsidDel="001D1265">
                                        <w:rPr>
                                          <w:rFonts w:ascii="Calibri" w:eastAsia="Times New Roman" w:hAnsi="Calibri" w:cs="Calibri"/>
                                          <w:color w:val="000000"/>
                                          <w:sz w:val="22"/>
                                          <w:szCs w:val="22"/>
                                          <w:lang w:val="de-DE" w:eastAsia="de-DE"/>
                                        </w:rPr>
                                        <w:delText>1.07</w:delText>
                                      </w:r>
                                    </w:del>
                                  </w:p>
                                </w:tc>
                                <w:tc>
                                  <w:tcPr>
                                    <w:tcW w:w="1779" w:type="dxa"/>
                                  </w:tcPr>
                                  <w:p w14:paraId="26B7B0C3" w14:textId="19A3B502" w:rsidR="009629C3" w:rsidDel="001D1265" w:rsidRDefault="009629C3" w:rsidP="004163D3">
                                    <w:pPr>
                                      <w:jc w:val="right"/>
                                      <w:rPr>
                                        <w:del w:id="771" w:author="Christopher Corcoran" w:date="2020-08-09T19:54:00Z"/>
                                        <w:rFonts w:ascii="Calibri" w:eastAsia="Times New Roman" w:hAnsi="Calibri" w:cs="Calibri"/>
                                        <w:color w:val="000000"/>
                                        <w:sz w:val="22"/>
                                        <w:szCs w:val="22"/>
                                        <w:lang w:val="de-DE" w:eastAsia="de-DE"/>
                                      </w:rPr>
                                    </w:pPr>
                                    <w:del w:id="772" w:author="Christopher Corcoran" w:date="2020-08-09T19:54:00Z">
                                      <w:r w:rsidDel="001D1265">
                                        <w:rPr>
                                          <w:rFonts w:ascii="Calibri" w:eastAsia="Times New Roman" w:hAnsi="Calibri" w:cs="Calibri"/>
                                          <w:color w:val="000000"/>
                                          <w:sz w:val="22"/>
                                          <w:szCs w:val="22"/>
                                          <w:lang w:val="de-DE" w:eastAsia="de-DE"/>
                                        </w:rPr>
                                        <w:delText>57</w:delText>
                                      </w:r>
                                    </w:del>
                                  </w:p>
                                </w:tc>
                                <w:tc>
                                  <w:tcPr>
                                    <w:tcW w:w="1339" w:type="dxa"/>
                                    <w:noWrap/>
                                  </w:tcPr>
                                  <w:p w14:paraId="7004EE5F" w14:textId="6A86C50E" w:rsidR="009629C3" w:rsidRPr="00F94729" w:rsidDel="001D1265" w:rsidRDefault="009629C3" w:rsidP="004163D3">
                                    <w:pPr>
                                      <w:rPr>
                                        <w:del w:id="773" w:author="Christopher Corcoran" w:date="2020-08-09T19:54:00Z"/>
                                        <w:rFonts w:ascii="Calibri" w:eastAsia="Times New Roman" w:hAnsi="Calibri" w:cs="Calibri"/>
                                        <w:color w:val="000000"/>
                                        <w:sz w:val="22"/>
                                        <w:szCs w:val="22"/>
                                        <w:lang w:val="de-DE" w:eastAsia="de-DE"/>
                                      </w:rPr>
                                    </w:pPr>
                                    <w:del w:id="774" w:author="Christopher Corcoran" w:date="2020-08-09T19:54:00Z">
                                      <w:r w:rsidDel="001D1265">
                                        <w:rPr>
                                          <w:rFonts w:ascii="Calibri" w:eastAsia="Times New Roman" w:hAnsi="Calibri" w:cs="Calibri"/>
                                          <w:color w:val="000000"/>
                                          <w:sz w:val="22"/>
                                          <w:szCs w:val="22"/>
                                          <w:lang w:val="de-DE" w:eastAsia="de-DE"/>
                                        </w:rPr>
                                        <w:delText>[1.05, 1.10]</w:delText>
                                      </w:r>
                                    </w:del>
                                  </w:p>
                                </w:tc>
                              </w:tr>
                              <w:tr w:rsidR="009629C3" w:rsidRPr="00F94729" w:rsidDel="001D1265" w14:paraId="4CAFC0F2" w14:textId="26B5D2AE" w:rsidTr="004163D3">
                                <w:trPr>
                                  <w:trHeight w:val="300"/>
                                  <w:jc w:val="center"/>
                                  <w:del w:id="775" w:author="Christopher Corcoran" w:date="2020-08-09T19:54:00Z"/>
                                </w:trPr>
                                <w:tc>
                                  <w:tcPr>
                                    <w:tcW w:w="1619" w:type="dxa"/>
                                    <w:noWrap/>
                                  </w:tcPr>
                                  <w:p w14:paraId="26060533" w14:textId="47F3D3F0" w:rsidR="009629C3" w:rsidRPr="00F94729" w:rsidDel="001D1265" w:rsidRDefault="009629C3" w:rsidP="004163D3">
                                    <w:pPr>
                                      <w:rPr>
                                        <w:del w:id="776" w:author="Christopher Corcoran" w:date="2020-08-09T19:54:00Z"/>
                                        <w:rFonts w:ascii="Calibri" w:eastAsia="Times New Roman" w:hAnsi="Calibri" w:cs="Calibri"/>
                                        <w:color w:val="000000"/>
                                        <w:sz w:val="22"/>
                                        <w:szCs w:val="22"/>
                                        <w:lang w:val="de-DE" w:eastAsia="de-DE"/>
                                      </w:rPr>
                                    </w:pPr>
                                  </w:p>
                                </w:tc>
                                <w:tc>
                                  <w:tcPr>
                                    <w:tcW w:w="1324" w:type="dxa"/>
                                    <w:noWrap/>
                                  </w:tcPr>
                                  <w:p w14:paraId="500231EB" w14:textId="701685F6" w:rsidR="009629C3" w:rsidDel="001D1265" w:rsidRDefault="009629C3" w:rsidP="004163D3">
                                    <w:pPr>
                                      <w:rPr>
                                        <w:del w:id="777" w:author="Christopher Corcoran" w:date="2020-08-09T19:54:00Z"/>
                                        <w:rFonts w:ascii="Calibri" w:eastAsia="Times New Roman" w:hAnsi="Calibri" w:cs="Calibri"/>
                                        <w:color w:val="000000"/>
                                        <w:sz w:val="22"/>
                                        <w:szCs w:val="22"/>
                                        <w:lang w:val="de-DE" w:eastAsia="de-DE"/>
                                      </w:rPr>
                                    </w:pPr>
                                    <w:del w:id="778"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7F41EDA4" w14:textId="2B1E1E29" w:rsidR="009629C3" w:rsidRPr="00F94729" w:rsidDel="001D1265" w:rsidRDefault="009629C3" w:rsidP="004163D3">
                                    <w:pPr>
                                      <w:jc w:val="right"/>
                                      <w:rPr>
                                        <w:del w:id="779" w:author="Christopher Corcoran" w:date="2020-08-09T19:54:00Z"/>
                                        <w:rFonts w:ascii="Calibri" w:eastAsia="Times New Roman" w:hAnsi="Calibri" w:cs="Calibri"/>
                                        <w:color w:val="000000"/>
                                        <w:sz w:val="22"/>
                                        <w:szCs w:val="22"/>
                                        <w:lang w:val="de-DE" w:eastAsia="de-DE"/>
                                      </w:rPr>
                                    </w:pPr>
                                  </w:p>
                                </w:tc>
                                <w:tc>
                                  <w:tcPr>
                                    <w:tcW w:w="1291" w:type="dxa"/>
                                    <w:noWrap/>
                                  </w:tcPr>
                                  <w:p w14:paraId="1F46B4A6" w14:textId="3B9A5174" w:rsidR="009629C3" w:rsidRPr="00F94729" w:rsidDel="001D1265" w:rsidRDefault="009629C3" w:rsidP="004163D3">
                                    <w:pPr>
                                      <w:jc w:val="right"/>
                                      <w:rPr>
                                        <w:del w:id="780" w:author="Christopher Corcoran" w:date="2020-08-09T19:54:00Z"/>
                                        <w:rFonts w:ascii="Calibri" w:eastAsia="Times New Roman" w:hAnsi="Calibri" w:cs="Calibri"/>
                                        <w:color w:val="000000"/>
                                        <w:sz w:val="22"/>
                                        <w:szCs w:val="22"/>
                                        <w:lang w:val="de-DE" w:eastAsia="de-DE"/>
                                      </w:rPr>
                                    </w:pPr>
                                    <w:del w:id="781" w:author="Christopher Corcoran" w:date="2020-08-09T19:54:00Z">
                                      <w:r w:rsidDel="001D1265">
                                        <w:rPr>
                                          <w:rFonts w:ascii="Calibri" w:eastAsia="Times New Roman" w:hAnsi="Calibri" w:cs="Calibri"/>
                                          <w:color w:val="000000"/>
                                          <w:sz w:val="22"/>
                                          <w:szCs w:val="22"/>
                                          <w:lang w:val="de-DE" w:eastAsia="de-DE"/>
                                        </w:rPr>
                                        <w:delText>1.34</w:delText>
                                      </w:r>
                                    </w:del>
                                  </w:p>
                                </w:tc>
                                <w:tc>
                                  <w:tcPr>
                                    <w:tcW w:w="1779" w:type="dxa"/>
                                  </w:tcPr>
                                  <w:p w14:paraId="768D18BF" w14:textId="2A33980C" w:rsidR="009629C3" w:rsidDel="001D1265" w:rsidRDefault="009629C3" w:rsidP="004163D3">
                                    <w:pPr>
                                      <w:jc w:val="right"/>
                                      <w:rPr>
                                        <w:del w:id="782" w:author="Christopher Corcoran" w:date="2020-08-09T19:54:00Z"/>
                                        <w:rFonts w:ascii="Calibri" w:eastAsia="Times New Roman" w:hAnsi="Calibri" w:cs="Calibri"/>
                                        <w:color w:val="000000"/>
                                        <w:sz w:val="22"/>
                                        <w:szCs w:val="22"/>
                                        <w:lang w:val="de-DE" w:eastAsia="de-DE"/>
                                      </w:rPr>
                                    </w:pPr>
                                    <w:del w:id="783" w:author="Christopher Corcoran" w:date="2020-08-09T19:54:00Z">
                                      <w:r w:rsidDel="001D1265">
                                        <w:rPr>
                                          <w:rFonts w:ascii="Calibri" w:eastAsia="Times New Roman" w:hAnsi="Calibri" w:cs="Calibri"/>
                                          <w:color w:val="000000"/>
                                          <w:sz w:val="22"/>
                                          <w:szCs w:val="22"/>
                                          <w:lang w:val="de-DE" w:eastAsia="de-DE"/>
                                        </w:rPr>
                                        <w:delText>43</w:delText>
                                      </w:r>
                                    </w:del>
                                  </w:p>
                                </w:tc>
                                <w:tc>
                                  <w:tcPr>
                                    <w:tcW w:w="1339" w:type="dxa"/>
                                    <w:noWrap/>
                                  </w:tcPr>
                                  <w:p w14:paraId="1DFB4C6D" w14:textId="3C410DA9" w:rsidR="009629C3" w:rsidRPr="00F94729" w:rsidDel="001D1265" w:rsidRDefault="009629C3" w:rsidP="004163D3">
                                    <w:pPr>
                                      <w:rPr>
                                        <w:del w:id="784" w:author="Christopher Corcoran" w:date="2020-08-09T19:54:00Z"/>
                                        <w:rFonts w:ascii="Calibri" w:eastAsia="Times New Roman" w:hAnsi="Calibri" w:cs="Calibri"/>
                                        <w:color w:val="000000"/>
                                        <w:sz w:val="22"/>
                                        <w:szCs w:val="22"/>
                                        <w:lang w:val="de-DE" w:eastAsia="de-DE"/>
                                      </w:rPr>
                                    </w:pPr>
                                    <w:del w:id="785" w:author="Christopher Corcoran" w:date="2020-08-09T19:54:00Z">
                                      <w:r w:rsidDel="001D1265">
                                        <w:rPr>
                                          <w:rFonts w:ascii="Calibri" w:eastAsia="Times New Roman" w:hAnsi="Calibri" w:cs="Calibri"/>
                                          <w:color w:val="000000"/>
                                          <w:sz w:val="22"/>
                                          <w:szCs w:val="22"/>
                                          <w:lang w:val="de-DE" w:eastAsia="de-DE"/>
                                        </w:rPr>
                                        <w:delText>[1.28, 1.43]</w:delText>
                                      </w:r>
                                    </w:del>
                                  </w:p>
                                </w:tc>
                              </w:tr>
                            </w:tbl>
                            <w:p w14:paraId="0D89EB78" w14:textId="77777777" w:rsidR="009629C3" w:rsidRDefault="009629C3" w:rsidP="00A529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FD866" id="Text Box 11" o:spid="_x0000_s1028" type="#_x0000_t202" style="width:473.05pt;height:2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" fillcolor="white [3201]" strokecolor="black [3200]" strokeweight="2pt">
                  <v:textbox>
                    <w:txbxContent>
                      <w:p w14:paraId="1295C78E" w14:textId="52881AE4" w:rsidR="009629C3" w:rsidRDefault="009629C3" w:rsidP="00A529C2">
                        <w:pPr>
                          <w:pStyle w:val="Beschriftung"/>
                          <w:keepNext/>
                        </w:pPr>
                        <w:r>
                          <w:t xml:space="preserve">Table </w:t>
                        </w:r>
                        <w:ins w:id="786" w:author="Christopher Corcoran" w:date="2020-08-09T19:52:00Z">
                          <w:r>
                            <w:t>3</w:t>
                          </w:r>
                        </w:ins>
                        <w:del w:id="787" w:author="Christopher Corcoran" w:date="2020-08-09T19:52:00Z">
                          <w:r w:rsidDel="00A529C2">
                            <w:delText>2</w:delText>
                          </w:r>
                        </w:del>
                        <w:r>
                          <w:t>. GMM components for different jazz styles and rhythmic feels. Note that t</w:t>
                        </w:r>
                        <w:r w:rsidRPr="00A22A73">
                          <w:t>he category FREE contains only solos by Ornette Coleman.</w:t>
                        </w:r>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6BDD437C" w14:textId="77777777" w:rsidTr="004163D3">
                          <w:trPr>
                            <w:trHeight w:val="300"/>
                            <w:jc w:val="center"/>
                          </w:trPr>
                          <w:tc>
                            <w:tcPr>
                              <w:tcW w:w="1619" w:type="dxa"/>
                              <w:noWrap/>
                              <w:hideMark/>
                            </w:tcPr>
                            <w:p w14:paraId="1715575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Style</w:t>
                              </w:r>
                            </w:p>
                          </w:tc>
                          <w:tc>
                            <w:tcPr>
                              <w:tcW w:w="1324" w:type="dxa"/>
                              <w:noWrap/>
                              <w:hideMark/>
                            </w:tcPr>
                            <w:p w14:paraId="28C5A79D"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41BBEC2E"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616078C0"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4D0547F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5EA7F134"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0BD75082" w14:textId="77777777" w:rsidTr="004163D3">
                          <w:trPr>
                            <w:trHeight w:val="300"/>
                            <w:jc w:val="center"/>
                          </w:trPr>
                          <w:tc>
                            <w:tcPr>
                              <w:tcW w:w="1619" w:type="dxa"/>
                              <w:noWrap/>
                              <w:hideMark/>
                            </w:tcPr>
                            <w:p w14:paraId="2272E5F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TRADITIONAL</w:t>
                              </w:r>
                            </w:p>
                          </w:tc>
                          <w:tc>
                            <w:tcPr>
                              <w:tcW w:w="1324" w:type="dxa"/>
                              <w:noWrap/>
                              <w:hideMark/>
                            </w:tcPr>
                            <w:p w14:paraId="2CECAFD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F236C2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287</w:t>
                              </w:r>
                            </w:p>
                          </w:tc>
                          <w:tc>
                            <w:tcPr>
                              <w:tcW w:w="1291" w:type="dxa"/>
                              <w:noWrap/>
                              <w:hideMark/>
                            </w:tcPr>
                            <w:p w14:paraId="5CF9F1B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37</w:t>
                              </w:r>
                            </w:p>
                          </w:tc>
                          <w:tc>
                            <w:tcPr>
                              <w:tcW w:w="1779" w:type="dxa"/>
                            </w:tcPr>
                            <w:p w14:paraId="7BBA9427"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FD28F7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[1.33, 1.42]</w:t>
                              </w:r>
                            </w:p>
                          </w:tc>
                        </w:tr>
                        <w:tr w:rsidR="009629C3" w:rsidRPr="00F94729" w14:paraId="101B8BDF" w14:textId="77777777" w:rsidTr="004163D3">
                          <w:trPr>
                            <w:trHeight w:val="300"/>
                            <w:jc w:val="center"/>
                          </w:trPr>
                          <w:tc>
                            <w:tcPr>
                              <w:tcW w:w="1619" w:type="dxa"/>
                              <w:noWrap/>
                              <w:hideMark/>
                            </w:tcPr>
                            <w:p w14:paraId="5E38312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SWING</w:t>
                              </w:r>
                            </w:p>
                          </w:tc>
                          <w:tc>
                            <w:tcPr>
                              <w:tcW w:w="1324" w:type="dxa"/>
                              <w:noWrap/>
                              <w:hideMark/>
                            </w:tcPr>
                            <w:p w14:paraId="2CC2087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2ACBCDFE"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064</w:t>
                              </w:r>
                            </w:p>
                          </w:tc>
                          <w:tc>
                            <w:tcPr>
                              <w:tcW w:w="1291" w:type="dxa"/>
                              <w:noWrap/>
                              <w:hideMark/>
                            </w:tcPr>
                            <w:p w14:paraId="67AA606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41</w:t>
                              </w:r>
                            </w:p>
                          </w:tc>
                          <w:tc>
                            <w:tcPr>
                              <w:tcW w:w="1779" w:type="dxa"/>
                            </w:tcPr>
                            <w:p w14:paraId="0E41A5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0784E39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1.44]</w:t>
                              </w:r>
                            </w:p>
                          </w:tc>
                        </w:tr>
                        <w:tr w:rsidR="009629C3" w:rsidRPr="00F94729" w14:paraId="5F427FBA" w14:textId="77777777" w:rsidTr="004163D3">
                          <w:trPr>
                            <w:trHeight w:val="300"/>
                            <w:jc w:val="center"/>
                          </w:trPr>
                          <w:tc>
                            <w:tcPr>
                              <w:tcW w:w="1619" w:type="dxa"/>
                              <w:noWrap/>
                              <w:hideMark/>
                            </w:tcPr>
                            <w:p w14:paraId="0BD19B1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BEBOP</w:t>
                              </w:r>
                            </w:p>
                          </w:tc>
                          <w:tc>
                            <w:tcPr>
                              <w:tcW w:w="1324" w:type="dxa"/>
                              <w:noWrap/>
                              <w:hideMark/>
                            </w:tcPr>
                            <w:p w14:paraId="03379A3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724408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510</w:t>
                              </w:r>
                            </w:p>
                          </w:tc>
                          <w:tc>
                            <w:tcPr>
                              <w:tcW w:w="1291" w:type="dxa"/>
                              <w:noWrap/>
                              <w:hideMark/>
                            </w:tcPr>
                            <w:p w14:paraId="14CBF08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17</w:t>
                              </w:r>
                            </w:p>
                          </w:tc>
                          <w:tc>
                            <w:tcPr>
                              <w:tcW w:w="1779" w:type="dxa"/>
                            </w:tcPr>
                            <w:p w14:paraId="6ED857EF"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49</w:t>
                              </w:r>
                            </w:p>
                          </w:tc>
                          <w:tc>
                            <w:tcPr>
                              <w:tcW w:w="1339" w:type="dxa"/>
                              <w:noWrap/>
                              <w:hideMark/>
                            </w:tcPr>
                            <w:p w14:paraId="7CB24D0A"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[1.13, 1.2</w:t>
                              </w:r>
                              <w:r>
                                <w:rPr>
                                  <w:rFonts w:ascii="Calibri" w:eastAsia="Times New Roman" w:hAnsi="Calibri" w:cs="Calibri"/>
                                  <w:color w:val="000000"/>
                                  <w:sz w:val="22"/>
                                  <w:szCs w:val="22"/>
                                  <w:lang w:val="de-DE" w:eastAsia="de-DE"/>
                                </w:rPr>
                                <w:t>0</w:t>
                              </w:r>
                              <w:r w:rsidRPr="00F94729">
                                <w:rPr>
                                  <w:rFonts w:ascii="Calibri" w:eastAsia="Times New Roman" w:hAnsi="Calibri" w:cs="Calibri"/>
                                  <w:color w:val="000000"/>
                                  <w:sz w:val="22"/>
                                  <w:szCs w:val="22"/>
                                  <w:lang w:val="de-DE" w:eastAsia="de-DE"/>
                                </w:rPr>
                                <w:t>]</w:t>
                              </w:r>
                            </w:p>
                          </w:tc>
                        </w:tr>
                        <w:tr w:rsidR="009629C3" w:rsidRPr="00F94729" w14:paraId="5365060A" w14:textId="77777777" w:rsidTr="004163D3">
                          <w:trPr>
                            <w:trHeight w:val="300"/>
                            <w:jc w:val="center"/>
                          </w:trPr>
                          <w:tc>
                            <w:tcPr>
                              <w:tcW w:w="1619" w:type="dxa"/>
                              <w:noWrap/>
                              <w:hideMark/>
                            </w:tcPr>
                            <w:p w14:paraId="152AEF98"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B3658B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5EF60453"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F10C59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44</w:t>
                              </w:r>
                            </w:p>
                          </w:tc>
                          <w:tc>
                            <w:tcPr>
                              <w:tcW w:w="1779" w:type="dxa"/>
                            </w:tcPr>
                            <w:p w14:paraId="6177DDE2"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51</w:t>
                              </w:r>
                            </w:p>
                          </w:tc>
                          <w:tc>
                            <w:tcPr>
                              <w:tcW w:w="1339" w:type="dxa"/>
                              <w:noWrap/>
                              <w:hideMark/>
                            </w:tcPr>
                            <w:p w14:paraId="4E88064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1.49]</w:t>
                              </w:r>
                            </w:p>
                          </w:tc>
                        </w:tr>
                        <w:tr w:rsidR="009629C3" w:rsidRPr="00F94729" w14:paraId="4531D987" w14:textId="77777777" w:rsidTr="004163D3">
                          <w:trPr>
                            <w:trHeight w:val="300"/>
                            <w:jc w:val="center"/>
                          </w:trPr>
                          <w:tc>
                            <w:tcPr>
                              <w:tcW w:w="1619" w:type="dxa"/>
                              <w:noWrap/>
                              <w:hideMark/>
                            </w:tcPr>
                            <w:p w14:paraId="65A5955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COOL</w:t>
                              </w:r>
                            </w:p>
                          </w:tc>
                          <w:tc>
                            <w:tcPr>
                              <w:tcW w:w="1324" w:type="dxa"/>
                              <w:noWrap/>
                              <w:hideMark/>
                            </w:tcPr>
                            <w:p w14:paraId="1C5EC6B5"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7AF9C5A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303</w:t>
                              </w:r>
                            </w:p>
                          </w:tc>
                          <w:tc>
                            <w:tcPr>
                              <w:tcW w:w="1291" w:type="dxa"/>
                              <w:noWrap/>
                              <w:hideMark/>
                            </w:tcPr>
                            <w:p w14:paraId="5B205E79"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03D53AD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263E759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1.15]</w:t>
                              </w:r>
                            </w:p>
                          </w:tc>
                        </w:tr>
                        <w:tr w:rsidR="009629C3" w:rsidRPr="00F94729" w14:paraId="1ACF7BE4" w14:textId="77777777" w:rsidTr="004163D3">
                          <w:trPr>
                            <w:trHeight w:val="300"/>
                            <w:jc w:val="center"/>
                          </w:trPr>
                          <w:tc>
                            <w:tcPr>
                              <w:tcW w:w="1619" w:type="dxa"/>
                              <w:noWrap/>
                              <w:hideMark/>
                            </w:tcPr>
                            <w:p w14:paraId="2472E84F"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6746F77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2891599E"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6B27C8C1"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47</w:t>
                              </w:r>
                            </w:p>
                          </w:tc>
                          <w:tc>
                            <w:tcPr>
                              <w:tcW w:w="1779" w:type="dxa"/>
                            </w:tcPr>
                            <w:p w14:paraId="704D8374"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68B8F65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[1.42, 1.54]</w:t>
                              </w:r>
                            </w:p>
                          </w:tc>
                        </w:tr>
                        <w:tr w:rsidR="009629C3" w:rsidRPr="00F94729" w14:paraId="30E599C7" w14:textId="77777777" w:rsidTr="004163D3">
                          <w:trPr>
                            <w:trHeight w:val="300"/>
                            <w:jc w:val="center"/>
                          </w:trPr>
                          <w:tc>
                            <w:tcPr>
                              <w:tcW w:w="1619" w:type="dxa"/>
                              <w:noWrap/>
                              <w:hideMark/>
                            </w:tcPr>
                            <w:p w14:paraId="24D09F3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HARDBOP</w:t>
                              </w:r>
                            </w:p>
                          </w:tc>
                          <w:tc>
                            <w:tcPr>
                              <w:tcW w:w="1324" w:type="dxa"/>
                              <w:noWrap/>
                              <w:hideMark/>
                            </w:tcPr>
                            <w:p w14:paraId="7278BC1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1CD4F0FD"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825</w:t>
                              </w:r>
                            </w:p>
                          </w:tc>
                          <w:tc>
                            <w:tcPr>
                              <w:tcW w:w="1291" w:type="dxa"/>
                              <w:noWrap/>
                              <w:hideMark/>
                            </w:tcPr>
                            <w:p w14:paraId="302DCE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12</w:t>
                              </w:r>
                            </w:p>
                          </w:tc>
                          <w:tc>
                            <w:tcPr>
                              <w:tcW w:w="1779" w:type="dxa"/>
                            </w:tcPr>
                            <w:p w14:paraId="685B1E9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86</w:t>
                              </w:r>
                            </w:p>
                          </w:tc>
                          <w:tc>
                            <w:tcPr>
                              <w:tcW w:w="1339" w:type="dxa"/>
                              <w:noWrap/>
                              <w:hideMark/>
                            </w:tcPr>
                            <w:p w14:paraId="0AB084D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1.14]</w:t>
                              </w:r>
                            </w:p>
                          </w:tc>
                        </w:tr>
                        <w:tr w:rsidR="009629C3" w:rsidRPr="00F94729" w14:paraId="51A0C047" w14:textId="77777777" w:rsidTr="004163D3">
                          <w:trPr>
                            <w:trHeight w:val="300"/>
                            <w:jc w:val="center"/>
                          </w:trPr>
                          <w:tc>
                            <w:tcPr>
                              <w:tcW w:w="1619" w:type="dxa"/>
                              <w:noWrap/>
                              <w:hideMark/>
                            </w:tcPr>
                            <w:p w14:paraId="7349476C"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5D45FC2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60E78988"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2D94220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26EAA83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w:t>
                              </w:r>
                            </w:p>
                          </w:tc>
                          <w:tc>
                            <w:tcPr>
                              <w:tcW w:w="1339" w:type="dxa"/>
                              <w:noWrap/>
                              <w:hideMark/>
                            </w:tcPr>
                            <w:p w14:paraId="1344CE0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[1.95, 2.15]</w:t>
                              </w:r>
                            </w:p>
                          </w:tc>
                        </w:tr>
                        <w:tr w:rsidR="009629C3" w:rsidRPr="00F94729" w14:paraId="4870FF72" w14:textId="77777777" w:rsidTr="004163D3">
                          <w:trPr>
                            <w:trHeight w:val="300"/>
                            <w:jc w:val="center"/>
                          </w:trPr>
                          <w:tc>
                            <w:tcPr>
                              <w:tcW w:w="1619" w:type="dxa"/>
                              <w:noWrap/>
                              <w:hideMark/>
                            </w:tcPr>
                            <w:p w14:paraId="1EFD468D"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FREE</w:t>
                              </w:r>
                            </w:p>
                          </w:tc>
                          <w:tc>
                            <w:tcPr>
                              <w:tcW w:w="1324" w:type="dxa"/>
                              <w:noWrap/>
                              <w:hideMark/>
                            </w:tcPr>
                            <w:p w14:paraId="75885221"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9C3C41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208</w:t>
                              </w:r>
                            </w:p>
                          </w:tc>
                          <w:tc>
                            <w:tcPr>
                              <w:tcW w:w="1291" w:type="dxa"/>
                              <w:noWrap/>
                              <w:hideMark/>
                            </w:tcPr>
                            <w:p w14:paraId="364547E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29</w:t>
                              </w:r>
                            </w:p>
                          </w:tc>
                          <w:tc>
                            <w:tcPr>
                              <w:tcW w:w="1779" w:type="dxa"/>
                            </w:tcPr>
                            <w:p w14:paraId="1AE3EA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4B615D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[1.23, 1.35]</w:t>
                              </w:r>
                            </w:p>
                          </w:tc>
                        </w:tr>
                        <w:tr w:rsidR="009629C3" w:rsidRPr="00F94729" w14:paraId="2E3883F3" w14:textId="77777777" w:rsidTr="004163D3">
                          <w:trPr>
                            <w:trHeight w:val="300"/>
                            <w:jc w:val="center"/>
                          </w:trPr>
                          <w:tc>
                            <w:tcPr>
                              <w:tcW w:w="1619" w:type="dxa"/>
                              <w:noWrap/>
                              <w:hideMark/>
                            </w:tcPr>
                            <w:p w14:paraId="32049B8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FUSION</w:t>
                              </w:r>
                            </w:p>
                          </w:tc>
                          <w:tc>
                            <w:tcPr>
                              <w:tcW w:w="1324" w:type="dxa"/>
                              <w:noWrap/>
                              <w:hideMark/>
                            </w:tcPr>
                            <w:p w14:paraId="75D0093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r>
                                <w:rPr>
                                  <w:rFonts w:ascii="Calibri" w:eastAsia="Times New Roman" w:hAnsi="Calibri" w:cs="Calibri"/>
                                  <w:color w:val="000000"/>
                                  <w:sz w:val="22"/>
                                  <w:szCs w:val="22"/>
                                  <w:lang w:val="de-DE" w:eastAsia="de-DE"/>
                                </w:rPr>
                                <w:t xml:space="preserve"> (low)</w:t>
                              </w:r>
                            </w:p>
                          </w:tc>
                          <w:tc>
                            <w:tcPr>
                              <w:tcW w:w="1276" w:type="dxa"/>
                              <w:noWrap/>
                              <w:hideMark/>
                            </w:tcPr>
                            <w:p w14:paraId="48FFA95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200</w:t>
                              </w:r>
                            </w:p>
                          </w:tc>
                          <w:tc>
                            <w:tcPr>
                              <w:tcW w:w="1291" w:type="dxa"/>
                              <w:noWrap/>
                              <w:hideMark/>
                            </w:tcPr>
                            <w:p w14:paraId="1310B817"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03730E6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46</w:t>
                              </w:r>
                            </w:p>
                          </w:tc>
                          <w:tc>
                            <w:tcPr>
                              <w:tcW w:w="1339" w:type="dxa"/>
                              <w:noWrap/>
                              <w:hideMark/>
                            </w:tcPr>
                            <w:p w14:paraId="6FFBE97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[0.98, 1.05]</w:t>
                              </w:r>
                            </w:p>
                          </w:tc>
                        </w:tr>
                        <w:tr w:rsidR="009629C3" w:rsidRPr="00F94729" w14:paraId="43CAC334" w14:textId="77777777" w:rsidTr="004163D3">
                          <w:trPr>
                            <w:trHeight w:val="300"/>
                            <w:jc w:val="center"/>
                          </w:trPr>
                          <w:tc>
                            <w:tcPr>
                              <w:tcW w:w="1619" w:type="dxa"/>
                              <w:noWrap/>
                              <w:hideMark/>
                            </w:tcPr>
                            <w:p w14:paraId="492AD5B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0B55E8E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Even</w:t>
                              </w:r>
                              <w:r>
                                <w:rPr>
                                  <w:rFonts w:ascii="Calibri" w:eastAsia="Times New Roman" w:hAnsi="Calibri" w:cs="Calibri"/>
                                  <w:color w:val="000000"/>
                                  <w:sz w:val="22"/>
                                  <w:szCs w:val="22"/>
                                  <w:lang w:val="de-DE" w:eastAsia="de-DE"/>
                                </w:rPr>
                                <w:t xml:space="preserve"> (high)</w:t>
                              </w:r>
                            </w:p>
                          </w:tc>
                          <w:tc>
                            <w:tcPr>
                              <w:tcW w:w="1276" w:type="dxa"/>
                              <w:noWrap/>
                              <w:hideMark/>
                            </w:tcPr>
                            <w:p w14:paraId="79D3F54C"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537664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31</w:t>
                              </w:r>
                            </w:p>
                          </w:tc>
                          <w:tc>
                            <w:tcPr>
                              <w:tcW w:w="1779" w:type="dxa"/>
                            </w:tcPr>
                            <w:p w14:paraId="7FFDB19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54</w:t>
                              </w:r>
                            </w:p>
                          </w:tc>
                          <w:tc>
                            <w:tcPr>
                              <w:tcW w:w="1339" w:type="dxa"/>
                              <w:noWrap/>
                              <w:hideMark/>
                            </w:tcPr>
                            <w:p w14:paraId="4294068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[1.19, 1.49]</w:t>
                              </w:r>
                            </w:p>
                          </w:tc>
                        </w:tr>
                        <w:tr w:rsidR="009629C3" w:rsidRPr="00F94729" w14:paraId="25E962FB" w14:textId="77777777" w:rsidTr="004163D3">
                          <w:trPr>
                            <w:trHeight w:val="300"/>
                            <w:jc w:val="center"/>
                          </w:trPr>
                          <w:tc>
                            <w:tcPr>
                              <w:tcW w:w="1619" w:type="dxa"/>
                              <w:noWrap/>
                              <w:hideMark/>
                            </w:tcPr>
                            <w:p w14:paraId="54AF862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POSTBOP</w:t>
                              </w:r>
                            </w:p>
                          </w:tc>
                          <w:tc>
                            <w:tcPr>
                              <w:tcW w:w="1324" w:type="dxa"/>
                              <w:noWrap/>
                              <w:hideMark/>
                            </w:tcPr>
                            <w:p w14:paraId="6CBA14A0"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39B6408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6</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498</w:t>
                              </w:r>
                            </w:p>
                          </w:tc>
                          <w:tc>
                            <w:tcPr>
                              <w:tcW w:w="1291" w:type="dxa"/>
                              <w:noWrap/>
                              <w:hideMark/>
                            </w:tcPr>
                            <w:p w14:paraId="1FD54A7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54957FA8"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89</w:t>
                              </w:r>
                            </w:p>
                          </w:tc>
                          <w:tc>
                            <w:tcPr>
                              <w:tcW w:w="1339" w:type="dxa"/>
                              <w:noWrap/>
                              <w:hideMark/>
                            </w:tcPr>
                            <w:p w14:paraId="064F2920"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[1.12, 1.14]</w:t>
                              </w:r>
                            </w:p>
                          </w:tc>
                        </w:tr>
                        <w:tr w:rsidR="009629C3" w:rsidRPr="00F94729" w14:paraId="4D0E47B1" w14:textId="77777777" w:rsidTr="004163D3">
                          <w:trPr>
                            <w:trHeight w:val="300"/>
                            <w:jc w:val="center"/>
                          </w:trPr>
                          <w:tc>
                            <w:tcPr>
                              <w:tcW w:w="1619" w:type="dxa"/>
                              <w:noWrap/>
                              <w:hideMark/>
                            </w:tcPr>
                            <w:p w14:paraId="0586ED10"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44122E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71E5CD10"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7F8DF64"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14</w:t>
                              </w:r>
                            </w:p>
                          </w:tc>
                          <w:tc>
                            <w:tcPr>
                              <w:tcW w:w="1779" w:type="dxa"/>
                            </w:tcPr>
                            <w:p w14:paraId="419ECD7B"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w:t>
                              </w:r>
                            </w:p>
                          </w:tc>
                          <w:tc>
                            <w:tcPr>
                              <w:tcW w:w="1339" w:type="dxa"/>
                              <w:noWrap/>
                              <w:hideMark/>
                            </w:tcPr>
                            <w:p w14:paraId="043DAC7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[2.09, 2.23]</w:t>
                              </w:r>
                            </w:p>
                          </w:tc>
                        </w:tr>
                        <w:tr w:rsidR="009629C3" w:rsidRPr="00F94729" w:rsidDel="001D1265" w14:paraId="5A2ED162" w14:textId="352E55CB" w:rsidTr="00A22A73">
                          <w:trPr>
                            <w:trHeight w:val="608"/>
                            <w:jc w:val="center"/>
                            <w:del w:id="788" w:author="Christopher Corcoran" w:date="2020-08-09T19:54:00Z"/>
                          </w:trPr>
                          <w:tc>
                            <w:tcPr>
                              <w:tcW w:w="1619" w:type="dxa"/>
                              <w:noWrap/>
                            </w:tcPr>
                            <w:p w14:paraId="5540AA3D" w14:textId="7CAFA9D4" w:rsidR="009629C3" w:rsidRPr="00A22A73" w:rsidDel="001D1265" w:rsidRDefault="009629C3" w:rsidP="00A22A73">
                              <w:pPr>
                                <w:jc w:val="center"/>
                                <w:rPr>
                                  <w:del w:id="789" w:author="Christopher Corcoran" w:date="2020-08-09T19:54:00Z"/>
                                  <w:rFonts w:ascii="Calibri" w:eastAsia="Times New Roman" w:hAnsi="Calibri" w:cs="Calibri"/>
                                  <w:b/>
                                  <w:color w:val="000000"/>
                                  <w:sz w:val="22"/>
                                  <w:szCs w:val="22"/>
                                  <w:lang w:val="de-DE" w:eastAsia="de-DE"/>
                                </w:rPr>
                              </w:pPr>
                              <w:del w:id="790" w:author="Christopher Corcoran" w:date="2020-08-09T19:54:00Z">
                                <w:r w:rsidRPr="00A22A73" w:rsidDel="001D1265">
                                  <w:rPr>
                                    <w:rFonts w:ascii="Calibri" w:eastAsia="Times New Roman" w:hAnsi="Calibri" w:cs="Calibri"/>
                                    <w:b/>
                                    <w:color w:val="000000"/>
                                    <w:sz w:val="22"/>
                                    <w:szCs w:val="22"/>
                                    <w:lang w:val="de-DE" w:eastAsia="de-DE"/>
                                  </w:rPr>
                                  <w:delText>Rhythmic Feel</w:delText>
                                </w:r>
                              </w:del>
                            </w:p>
                          </w:tc>
                          <w:tc>
                            <w:tcPr>
                              <w:tcW w:w="1324" w:type="dxa"/>
                              <w:noWrap/>
                            </w:tcPr>
                            <w:p w14:paraId="2CCFD069" w14:textId="7A131A68" w:rsidR="009629C3" w:rsidDel="001D1265" w:rsidRDefault="009629C3" w:rsidP="004163D3">
                              <w:pPr>
                                <w:rPr>
                                  <w:del w:id="791" w:author="Christopher Corcoran" w:date="2020-08-09T19:54:00Z"/>
                                  <w:rFonts w:ascii="Calibri" w:eastAsia="Times New Roman" w:hAnsi="Calibri" w:cs="Calibri"/>
                                  <w:color w:val="000000"/>
                                  <w:sz w:val="22"/>
                                  <w:szCs w:val="22"/>
                                  <w:lang w:val="de-DE" w:eastAsia="de-DE"/>
                                </w:rPr>
                              </w:pPr>
                            </w:p>
                          </w:tc>
                          <w:tc>
                            <w:tcPr>
                              <w:tcW w:w="1276" w:type="dxa"/>
                              <w:noWrap/>
                            </w:tcPr>
                            <w:p w14:paraId="3B7B155A" w14:textId="49E8F34E" w:rsidR="009629C3" w:rsidRPr="00F94729" w:rsidDel="001D1265" w:rsidRDefault="009629C3" w:rsidP="004163D3">
                              <w:pPr>
                                <w:jc w:val="right"/>
                                <w:rPr>
                                  <w:del w:id="792" w:author="Christopher Corcoran" w:date="2020-08-09T19:54:00Z"/>
                                  <w:rFonts w:ascii="Calibri" w:eastAsia="Times New Roman" w:hAnsi="Calibri" w:cs="Calibri"/>
                                  <w:color w:val="000000"/>
                                  <w:sz w:val="22"/>
                                  <w:szCs w:val="22"/>
                                  <w:lang w:val="de-DE" w:eastAsia="de-DE"/>
                                </w:rPr>
                              </w:pPr>
                            </w:p>
                          </w:tc>
                          <w:tc>
                            <w:tcPr>
                              <w:tcW w:w="1291" w:type="dxa"/>
                              <w:noWrap/>
                            </w:tcPr>
                            <w:p w14:paraId="7BEEE2ED" w14:textId="08CAC3FE" w:rsidR="009629C3" w:rsidRPr="00F94729" w:rsidDel="001D1265" w:rsidRDefault="009629C3" w:rsidP="004163D3">
                              <w:pPr>
                                <w:jc w:val="right"/>
                                <w:rPr>
                                  <w:del w:id="793" w:author="Christopher Corcoran" w:date="2020-08-09T19:54:00Z"/>
                                  <w:rFonts w:ascii="Calibri" w:eastAsia="Times New Roman" w:hAnsi="Calibri" w:cs="Calibri"/>
                                  <w:color w:val="000000"/>
                                  <w:sz w:val="22"/>
                                  <w:szCs w:val="22"/>
                                  <w:lang w:val="de-DE" w:eastAsia="de-DE"/>
                                </w:rPr>
                              </w:pPr>
                            </w:p>
                          </w:tc>
                          <w:tc>
                            <w:tcPr>
                              <w:tcW w:w="1779" w:type="dxa"/>
                            </w:tcPr>
                            <w:p w14:paraId="16849802" w14:textId="65CD93C7" w:rsidR="009629C3" w:rsidDel="001D1265" w:rsidRDefault="009629C3" w:rsidP="004163D3">
                              <w:pPr>
                                <w:jc w:val="right"/>
                                <w:rPr>
                                  <w:del w:id="794" w:author="Christopher Corcoran" w:date="2020-08-09T19:54:00Z"/>
                                  <w:rFonts w:ascii="Calibri" w:eastAsia="Times New Roman" w:hAnsi="Calibri" w:cs="Calibri"/>
                                  <w:color w:val="000000"/>
                                  <w:sz w:val="22"/>
                                  <w:szCs w:val="22"/>
                                  <w:lang w:val="de-DE" w:eastAsia="de-DE"/>
                                </w:rPr>
                              </w:pPr>
                            </w:p>
                          </w:tc>
                          <w:tc>
                            <w:tcPr>
                              <w:tcW w:w="1339" w:type="dxa"/>
                              <w:noWrap/>
                            </w:tcPr>
                            <w:p w14:paraId="77C84C94" w14:textId="1AAB3574" w:rsidR="009629C3" w:rsidRPr="00F94729" w:rsidDel="001D1265" w:rsidRDefault="009629C3" w:rsidP="004163D3">
                              <w:pPr>
                                <w:rPr>
                                  <w:del w:id="795" w:author="Christopher Corcoran" w:date="2020-08-09T19:54:00Z"/>
                                  <w:rFonts w:ascii="Calibri" w:eastAsia="Times New Roman" w:hAnsi="Calibri" w:cs="Calibri"/>
                                  <w:color w:val="000000"/>
                                  <w:sz w:val="22"/>
                                  <w:szCs w:val="22"/>
                                  <w:lang w:val="de-DE" w:eastAsia="de-DE"/>
                                </w:rPr>
                              </w:pPr>
                            </w:p>
                          </w:tc>
                        </w:tr>
                        <w:tr w:rsidR="009629C3" w:rsidRPr="00F94729" w:rsidDel="001D1265" w14:paraId="6153A672" w14:textId="5F0C2205" w:rsidTr="004163D3">
                          <w:trPr>
                            <w:trHeight w:val="300"/>
                            <w:jc w:val="center"/>
                            <w:del w:id="796" w:author="Christopher Corcoran" w:date="2020-08-09T19:54:00Z"/>
                          </w:trPr>
                          <w:tc>
                            <w:tcPr>
                              <w:tcW w:w="1619" w:type="dxa"/>
                              <w:noWrap/>
                            </w:tcPr>
                            <w:p w14:paraId="5123941D" w14:textId="4604A822" w:rsidR="009629C3" w:rsidRPr="00F94729" w:rsidDel="001D1265" w:rsidRDefault="009629C3" w:rsidP="004163D3">
                              <w:pPr>
                                <w:rPr>
                                  <w:del w:id="797" w:author="Christopher Corcoran" w:date="2020-08-09T19:54:00Z"/>
                                  <w:rFonts w:ascii="Calibri" w:eastAsia="Times New Roman" w:hAnsi="Calibri" w:cs="Calibri"/>
                                  <w:color w:val="000000"/>
                                  <w:sz w:val="22"/>
                                  <w:szCs w:val="22"/>
                                  <w:lang w:val="de-DE" w:eastAsia="de-DE"/>
                                </w:rPr>
                              </w:pPr>
                              <w:del w:id="798" w:author="Christopher Corcoran" w:date="2020-08-09T19:54:00Z">
                                <w:r w:rsidDel="001D1265">
                                  <w:rPr>
                                    <w:rFonts w:ascii="Calibri" w:eastAsia="Times New Roman" w:hAnsi="Calibri" w:cs="Calibri"/>
                                    <w:color w:val="000000"/>
                                    <w:sz w:val="22"/>
                                    <w:szCs w:val="22"/>
                                    <w:lang w:val="de-DE" w:eastAsia="de-DE"/>
                                  </w:rPr>
                                  <w:delText>Swing Feel</w:delText>
                                </w:r>
                              </w:del>
                            </w:p>
                          </w:tc>
                          <w:tc>
                            <w:tcPr>
                              <w:tcW w:w="1324" w:type="dxa"/>
                              <w:noWrap/>
                            </w:tcPr>
                            <w:p w14:paraId="5CF5EB82" w14:textId="3BB2EA75" w:rsidR="009629C3" w:rsidDel="001D1265" w:rsidRDefault="009629C3" w:rsidP="004163D3">
                              <w:pPr>
                                <w:rPr>
                                  <w:del w:id="799" w:author="Christopher Corcoran" w:date="2020-08-09T19:54:00Z"/>
                                  <w:rFonts w:ascii="Calibri" w:eastAsia="Times New Roman" w:hAnsi="Calibri" w:cs="Calibri"/>
                                  <w:color w:val="000000"/>
                                  <w:sz w:val="22"/>
                                  <w:szCs w:val="22"/>
                                  <w:lang w:val="de-DE" w:eastAsia="de-DE"/>
                                </w:rPr>
                              </w:pPr>
                              <w:del w:id="800"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6158C54C" w14:textId="01DD4D50" w:rsidR="009629C3" w:rsidRPr="00F94729" w:rsidDel="001D1265" w:rsidRDefault="009629C3" w:rsidP="004163D3">
                              <w:pPr>
                                <w:jc w:val="right"/>
                                <w:rPr>
                                  <w:del w:id="801" w:author="Christopher Corcoran" w:date="2020-08-09T19:54:00Z"/>
                                  <w:rFonts w:ascii="Calibri" w:eastAsia="Times New Roman" w:hAnsi="Calibri" w:cs="Calibri"/>
                                  <w:color w:val="000000"/>
                                  <w:sz w:val="22"/>
                                  <w:szCs w:val="22"/>
                                  <w:lang w:val="de-DE" w:eastAsia="de-DE"/>
                                </w:rPr>
                              </w:pPr>
                              <w:del w:id="802" w:author="Christopher Corcoran" w:date="2020-08-09T19:54:00Z">
                                <w:r w:rsidDel="001D1265">
                                  <w:rPr>
                                    <w:rFonts w:ascii="Calibri" w:eastAsia="Times New Roman" w:hAnsi="Calibri" w:cs="Calibri"/>
                                    <w:color w:val="000000"/>
                                    <w:sz w:val="22"/>
                                    <w:szCs w:val="22"/>
                                    <w:lang w:val="de-DE" w:eastAsia="de-DE"/>
                                  </w:rPr>
                                  <w:delText>13,884</w:delText>
                                </w:r>
                              </w:del>
                            </w:p>
                          </w:tc>
                          <w:tc>
                            <w:tcPr>
                              <w:tcW w:w="1291" w:type="dxa"/>
                              <w:noWrap/>
                            </w:tcPr>
                            <w:p w14:paraId="2595E41B" w14:textId="66CB9C37" w:rsidR="009629C3" w:rsidRPr="00F94729" w:rsidDel="001D1265" w:rsidRDefault="009629C3" w:rsidP="004163D3">
                              <w:pPr>
                                <w:jc w:val="right"/>
                                <w:rPr>
                                  <w:del w:id="803" w:author="Christopher Corcoran" w:date="2020-08-09T19:54:00Z"/>
                                  <w:rFonts w:ascii="Calibri" w:eastAsia="Times New Roman" w:hAnsi="Calibri" w:cs="Calibri"/>
                                  <w:color w:val="000000"/>
                                  <w:sz w:val="22"/>
                                  <w:szCs w:val="22"/>
                                  <w:lang w:val="de-DE" w:eastAsia="de-DE"/>
                                </w:rPr>
                              </w:pPr>
                              <w:del w:id="804" w:author="Christopher Corcoran" w:date="2020-08-09T19:54:00Z">
                                <w:r w:rsidDel="001D1265">
                                  <w:rPr>
                                    <w:rFonts w:ascii="Calibri" w:eastAsia="Times New Roman" w:hAnsi="Calibri" w:cs="Calibri"/>
                                    <w:color w:val="000000"/>
                                    <w:sz w:val="22"/>
                                    <w:szCs w:val="22"/>
                                    <w:lang w:val="de-DE" w:eastAsia="de-DE"/>
                                  </w:rPr>
                                  <w:delText>1.11</w:delText>
                                </w:r>
                              </w:del>
                            </w:p>
                          </w:tc>
                          <w:tc>
                            <w:tcPr>
                              <w:tcW w:w="1779" w:type="dxa"/>
                            </w:tcPr>
                            <w:p w14:paraId="025C9E14" w14:textId="2C34C505" w:rsidR="009629C3" w:rsidDel="001D1265" w:rsidRDefault="009629C3" w:rsidP="004163D3">
                              <w:pPr>
                                <w:jc w:val="right"/>
                                <w:rPr>
                                  <w:del w:id="805" w:author="Christopher Corcoran" w:date="2020-08-09T19:54:00Z"/>
                                  <w:rFonts w:ascii="Calibri" w:eastAsia="Times New Roman" w:hAnsi="Calibri" w:cs="Calibri"/>
                                  <w:color w:val="000000"/>
                                  <w:sz w:val="22"/>
                                  <w:szCs w:val="22"/>
                                  <w:lang w:val="de-DE" w:eastAsia="de-DE"/>
                                </w:rPr>
                              </w:pPr>
                              <w:del w:id="806" w:author="Christopher Corcoran" w:date="2020-08-09T19:54:00Z">
                                <w:r w:rsidDel="001D1265">
                                  <w:rPr>
                                    <w:rFonts w:ascii="Calibri" w:eastAsia="Times New Roman" w:hAnsi="Calibri" w:cs="Calibri"/>
                                    <w:color w:val="000000"/>
                                    <w:sz w:val="22"/>
                                    <w:szCs w:val="22"/>
                                    <w:lang w:val="de-DE" w:eastAsia="de-DE"/>
                                  </w:rPr>
                                  <w:delText>52</w:delText>
                                </w:r>
                              </w:del>
                            </w:p>
                          </w:tc>
                          <w:tc>
                            <w:tcPr>
                              <w:tcW w:w="1339" w:type="dxa"/>
                              <w:noWrap/>
                            </w:tcPr>
                            <w:p w14:paraId="36291692" w14:textId="17E8F503" w:rsidR="009629C3" w:rsidRPr="00F94729" w:rsidDel="001D1265" w:rsidRDefault="009629C3" w:rsidP="004163D3">
                              <w:pPr>
                                <w:rPr>
                                  <w:del w:id="807" w:author="Christopher Corcoran" w:date="2020-08-09T19:54:00Z"/>
                                  <w:rFonts w:ascii="Calibri" w:eastAsia="Times New Roman" w:hAnsi="Calibri" w:cs="Calibri"/>
                                  <w:color w:val="000000"/>
                                  <w:sz w:val="22"/>
                                  <w:szCs w:val="22"/>
                                  <w:lang w:val="de-DE" w:eastAsia="de-DE"/>
                                </w:rPr>
                              </w:pPr>
                              <w:del w:id="808" w:author="Christopher Corcoran" w:date="2020-08-09T19:54:00Z">
                                <w:r w:rsidDel="001D1265">
                                  <w:rPr>
                                    <w:rFonts w:ascii="Calibri" w:eastAsia="Times New Roman" w:hAnsi="Calibri" w:cs="Calibri"/>
                                    <w:color w:val="000000"/>
                                    <w:sz w:val="22"/>
                                    <w:szCs w:val="22"/>
                                    <w:lang w:val="de-DE" w:eastAsia="de-DE"/>
                                  </w:rPr>
                                  <w:delText>[1.11, 1.13]</w:delText>
                                </w:r>
                              </w:del>
                            </w:p>
                          </w:tc>
                        </w:tr>
                        <w:tr w:rsidR="009629C3" w:rsidRPr="00F94729" w:rsidDel="001D1265" w14:paraId="217A5B67" w14:textId="7D7E1AC6" w:rsidTr="004163D3">
                          <w:trPr>
                            <w:trHeight w:val="300"/>
                            <w:jc w:val="center"/>
                            <w:del w:id="809" w:author="Christopher Corcoran" w:date="2020-08-09T19:54:00Z"/>
                          </w:trPr>
                          <w:tc>
                            <w:tcPr>
                              <w:tcW w:w="1619" w:type="dxa"/>
                              <w:noWrap/>
                            </w:tcPr>
                            <w:p w14:paraId="6125583A" w14:textId="6F8200EA" w:rsidR="009629C3" w:rsidRPr="00F94729" w:rsidDel="001D1265" w:rsidRDefault="009629C3" w:rsidP="004163D3">
                              <w:pPr>
                                <w:rPr>
                                  <w:del w:id="810" w:author="Christopher Corcoran" w:date="2020-08-09T19:54:00Z"/>
                                  <w:rFonts w:ascii="Calibri" w:eastAsia="Times New Roman" w:hAnsi="Calibri" w:cs="Calibri"/>
                                  <w:color w:val="000000"/>
                                  <w:sz w:val="22"/>
                                  <w:szCs w:val="22"/>
                                  <w:lang w:val="de-DE" w:eastAsia="de-DE"/>
                                </w:rPr>
                              </w:pPr>
                            </w:p>
                          </w:tc>
                          <w:tc>
                            <w:tcPr>
                              <w:tcW w:w="1324" w:type="dxa"/>
                              <w:noWrap/>
                            </w:tcPr>
                            <w:p w14:paraId="70B689BA" w14:textId="24C71A81" w:rsidR="009629C3" w:rsidDel="001D1265" w:rsidRDefault="009629C3" w:rsidP="004163D3">
                              <w:pPr>
                                <w:rPr>
                                  <w:del w:id="811" w:author="Christopher Corcoran" w:date="2020-08-09T19:54:00Z"/>
                                  <w:rFonts w:ascii="Calibri" w:eastAsia="Times New Roman" w:hAnsi="Calibri" w:cs="Calibri"/>
                                  <w:color w:val="000000"/>
                                  <w:sz w:val="22"/>
                                  <w:szCs w:val="22"/>
                                  <w:lang w:val="de-DE" w:eastAsia="de-DE"/>
                                </w:rPr>
                              </w:pPr>
                              <w:del w:id="812"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25CE8A8D" w14:textId="055091A5" w:rsidR="009629C3" w:rsidRPr="00F94729" w:rsidDel="001D1265" w:rsidRDefault="009629C3" w:rsidP="004163D3">
                              <w:pPr>
                                <w:jc w:val="right"/>
                                <w:rPr>
                                  <w:del w:id="813" w:author="Christopher Corcoran" w:date="2020-08-09T19:54:00Z"/>
                                  <w:rFonts w:ascii="Calibri" w:eastAsia="Times New Roman" w:hAnsi="Calibri" w:cs="Calibri"/>
                                  <w:color w:val="000000"/>
                                  <w:sz w:val="22"/>
                                  <w:szCs w:val="22"/>
                                  <w:lang w:val="de-DE" w:eastAsia="de-DE"/>
                                </w:rPr>
                              </w:pPr>
                            </w:p>
                          </w:tc>
                          <w:tc>
                            <w:tcPr>
                              <w:tcW w:w="1291" w:type="dxa"/>
                              <w:noWrap/>
                            </w:tcPr>
                            <w:p w14:paraId="7FA5FEF0" w14:textId="5DCA7A2D" w:rsidR="009629C3" w:rsidRPr="00F94729" w:rsidDel="001D1265" w:rsidRDefault="009629C3" w:rsidP="004163D3">
                              <w:pPr>
                                <w:jc w:val="right"/>
                                <w:rPr>
                                  <w:del w:id="814" w:author="Christopher Corcoran" w:date="2020-08-09T19:54:00Z"/>
                                  <w:rFonts w:ascii="Calibri" w:eastAsia="Times New Roman" w:hAnsi="Calibri" w:cs="Calibri"/>
                                  <w:color w:val="000000"/>
                                  <w:sz w:val="22"/>
                                  <w:szCs w:val="22"/>
                                  <w:lang w:val="de-DE" w:eastAsia="de-DE"/>
                                </w:rPr>
                              </w:pPr>
                              <w:del w:id="815" w:author="Christopher Corcoran" w:date="2020-08-09T19:54:00Z">
                                <w:r w:rsidDel="001D1265">
                                  <w:rPr>
                                    <w:rFonts w:ascii="Calibri" w:eastAsia="Times New Roman" w:hAnsi="Calibri" w:cs="Calibri"/>
                                    <w:color w:val="000000"/>
                                    <w:sz w:val="22"/>
                                    <w:szCs w:val="22"/>
                                    <w:lang w:val="de-DE" w:eastAsia="de-DE"/>
                                  </w:rPr>
                                  <w:delText>1.43</w:delText>
                                </w:r>
                              </w:del>
                            </w:p>
                          </w:tc>
                          <w:tc>
                            <w:tcPr>
                              <w:tcW w:w="1779" w:type="dxa"/>
                            </w:tcPr>
                            <w:p w14:paraId="1E32347A" w14:textId="3BBE065C" w:rsidR="009629C3" w:rsidDel="001D1265" w:rsidRDefault="009629C3" w:rsidP="004163D3">
                              <w:pPr>
                                <w:jc w:val="right"/>
                                <w:rPr>
                                  <w:del w:id="816" w:author="Christopher Corcoran" w:date="2020-08-09T19:54:00Z"/>
                                  <w:rFonts w:ascii="Calibri" w:eastAsia="Times New Roman" w:hAnsi="Calibri" w:cs="Calibri"/>
                                  <w:color w:val="000000"/>
                                  <w:sz w:val="22"/>
                                  <w:szCs w:val="22"/>
                                  <w:lang w:val="de-DE" w:eastAsia="de-DE"/>
                                </w:rPr>
                              </w:pPr>
                              <w:del w:id="817" w:author="Christopher Corcoran" w:date="2020-08-09T19:54:00Z">
                                <w:r w:rsidDel="001D1265">
                                  <w:rPr>
                                    <w:rFonts w:ascii="Calibri" w:eastAsia="Times New Roman" w:hAnsi="Calibri" w:cs="Calibri"/>
                                    <w:color w:val="000000"/>
                                    <w:sz w:val="22"/>
                                    <w:szCs w:val="22"/>
                                    <w:lang w:val="de-DE" w:eastAsia="de-DE"/>
                                  </w:rPr>
                                  <w:delText>48</w:delText>
                                </w:r>
                              </w:del>
                            </w:p>
                          </w:tc>
                          <w:tc>
                            <w:tcPr>
                              <w:tcW w:w="1339" w:type="dxa"/>
                              <w:noWrap/>
                            </w:tcPr>
                            <w:p w14:paraId="0713E665" w14:textId="15126374" w:rsidR="009629C3" w:rsidRPr="00F94729" w:rsidDel="001D1265" w:rsidRDefault="009629C3" w:rsidP="004163D3">
                              <w:pPr>
                                <w:rPr>
                                  <w:del w:id="818" w:author="Christopher Corcoran" w:date="2020-08-09T19:54:00Z"/>
                                  <w:rFonts w:ascii="Calibri" w:eastAsia="Times New Roman" w:hAnsi="Calibri" w:cs="Calibri"/>
                                  <w:color w:val="000000"/>
                                  <w:sz w:val="22"/>
                                  <w:szCs w:val="22"/>
                                  <w:lang w:val="de-DE" w:eastAsia="de-DE"/>
                                </w:rPr>
                              </w:pPr>
                              <w:del w:id="819" w:author="Christopher Corcoran" w:date="2020-08-09T19:54:00Z">
                                <w:r w:rsidDel="001D1265">
                                  <w:rPr>
                                    <w:rFonts w:ascii="Calibri" w:eastAsia="Times New Roman" w:hAnsi="Calibri" w:cs="Calibri"/>
                                    <w:color w:val="000000"/>
                                    <w:sz w:val="22"/>
                                    <w:szCs w:val="22"/>
                                    <w:lang w:val="de-DE" w:eastAsia="de-DE"/>
                                  </w:rPr>
                                  <w:delText>[1.41, 1.45]</w:delText>
                                </w:r>
                              </w:del>
                            </w:p>
                          </w:tc>
                        </w:tr>
                        <w:tr w:rsidR="009629C3" w:rsidRPr="00F94729" w:rsidDel="001D1265" w14:paraId="0839A1EF" w14:textId="4F429250" w:rsidTr="004163D3">
                          <w:trPr>
                            <w:trHeight w:val="300"/>
                            <w:jc w:val="center"/>
                            <w:del w:id="820" w:author="Christopher Corcoran" w:date="2020-08-09T19:54:00Z"/>
                          </w:trPr>
                          <w:tc>
                            <w:tcPr>
                              <w:tcW w:w="1619" w:type="dxa"/>
                              <w:noWrap/>
                            </w:tcPr>
                            <w:p w14:paraId="6E11466C" w14:textId="56FB4856" w:rsidR="009629C3" w:rsidRPr="00F94729" w:rsidDel="001D1265" w:rsidRDefault="009629C3" w:rsidP="004163D3">
                              <w:pPr>
                                <w:rPr>
                                  <w:del w:id="821" w:author="Christopher Corcoran" w:date="2020-08-09T19:54:00Z"/>
                                  <w:rFonts w:ascii="Calibri" w:eastAsia="Times New Roman" w:hAnsi="Calibri" w:cs="Calibri"/>
                                  <w:color w:val="000000"/>
                                  <w:sz w:val="22"/>
                                  <w:szCs w:val="22"/>
                                  <w:lang w:val="de-DE" w:eastAsia="de-DE"/>
                                </w:rPr>
                              </w:pPr>
                              <w:del w:id="822" w:author="Christopher Corcoran" w:date="2020-08-09T19:54:00Z">
                                <w:r w:rsidDel="001D1265">
                                  <w:rPr>
                                    <w:rFonts w:ascii="Calibri" w:eastAsia="Times New Roman" w:hAnsi="Calibri" w:cs="Calibri"/>
                                    <w:color w:val="000000"/>
                                    <w:sz w:val="22"/>
                                    <w:szCs w:val="22"/>
                                    <w:lang w:val="de-DE" w:eastAsia="de-DE"/>
                                  </w:rPr>
                                  <w:delText>Non-Swing</w:delText>
                                </w:r>
                              </w:del>
                            </w:p>
                          </w:tc>
                          <w:tc>
                            <w:tcPr>
                              <w:tcW w:w="1324" w:type="dxa"/>
                              <w:noWrap/>
                            </w:tcPr>
                            <w:p w14:paraId="27C78C6E" w14:textId="011300E2" w:rsidR="009629C3" w:rsidDel="001D1265" w:rsidRDefault="009629C3" w:rsidP="004163D3">
                              <w:pPr>
                                <w:rPr>
                                  <w:del w:id="823" w:author="Christopher Corcoran" w:date="2020-08-09T19:54:00Z"/>
                                  <w:rFonts w:ascii="Calibri" w:eastAsia="Times New Roman" w:hAnsi="Calibri" w:cs="Calibri"/>
                                  <w:color w:val="000000"/>
                                  <w:sz w:val="22"/>
                                  <w:szCs w:val="22"/>
                                  <w:lang w:val="de-DE" w:eastAsia="de-DE"/>
                                </w:rPr>
                              </w:pPr>
                              <w:del w:id="824"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2D6320B8" w14:textId="448160CD" w:rsidR="009629C3" w:rsidRPr="00F94729" w:rsidDel="001D1265" w:rsidRDefault="009629C3" w:rsidP="004163D3">
                              <w:pPr>
                                <w:jc w:val="right"/>
                                <w:rPr>
                                  <w:del w:id="825" w:author="Christopher Corcoran" w:date="2020-08-09T19:54:00Z"/>
                                  <w:rFonts w:ascii="Calibri" w:eastAsia="Times New Roman" w:hAnsi="Calibri" w:cs="Calibri"/>
                                  <w:color w:val="000000"/>
                                  <w:sz w:val="22"/>
                                  <w:szCs w:val="22"/>
                                  <w:lang w:val="de-DE" w:eastAsia="de-DE"/>
                                </w:rPr>
                              </w:pPr>
                              <w:del w:id="826" w:author="Christopher Corcoran" w:date="2020-08-09T19:54:00Z">
                                <w:r w:rsidDel="001D1265">
                                  <w:rPr>
                                    <w:rFonts w:ascii="Calibri" w:eastAsia="Times New Roman" w:hAnsi="Calibri" w:cs="Calibri"/>
                                    <w:color w:val="000000"/>
                                    <w:sz w:val="22"/>
                                    <w:szCs w:val="22"/>
                                    <w:lang w:val="de-DE" w:eastAsia="de-DE"/>
                                  </w:rPr>
                                  <w:delText>1,011</w:delText>
                                </w:r>
                              </w:del>
                            </w:p>
                          </w:tc>
                          <w:tc>
                            <w:tcPr>
                              <w:tcW w:w="1291" w:type="dxa"/>
                              <w:noWrap/>
                            </w:tcPr>
                            <w:p w14:paraId="4EEAF4A1" w14:textId="5CDCB1F4" w:rsidR="009629C3" w:rsidRPr="00F94729" w:rsidDel="001D1265" w:rsidRDefault="009629C3" w:rsidP="004163D3">
                              <w:pPr>
                                <w:jc w:val="right"/>
                                <w:rPr>
                                  <w:del w:id="827" w:author="Christopher Corcoran" w:date="2020-08-09T19:54:00Z"/>
                                  <w:rFonts w:ascii="Calibri" w:eastAsia="Times New Roman" w:hAnsi="Calibri" w:cs="Calibri"/>
                                  <w:color w:val="000000"/>
                                  <w:sz w:val="22"/>
                                  <w:szCs w:val="22"/>
                                  <w:lang w:val="de-DE" w:eastAsia="de-DE"/>
                                </w:rPr>
                              </w:pPr>
                              <w:del w:id="828" w:author="Christopher Corcoran" w:date="2020-08-09T19:54:00Z">
                                <w:r w:rsidDel="001D1265">
                                  <w:rPr>
                                    <w:rFonts w:ascii="Calibri" w:eastAsia="Times New Roman" w:hAnsi="Calibri" w:cs="Calibri"/>
                                    <w:color w:val="000000"/>
                                    <w:sz w:val="22"/>
                                    <w:szCs w:val="22"/>
                                    <w:lang w:val="de-DE" w:eastAsia="de-DE"/>
                                  </w:rPr>
                                  <w:delText>1.07</w:delText>
                                </w:r>
                              </w:del>
                            </w:p>
                          </w:tc>
                          <w:tc>
                            <w:tcPr>
                              <w:tcW w:w="1779" w:type="dxa"/>
                            </w:tcPr>
                            <w:p w14:paraId="26B7B0C3" w14:textId="19A3B502" w:rsidR="009629C3" w:rsidDel="001D1265" w:rsidRDefault="009629C3" w:rsidP="004163D3">
                              <w:pPr>
                                <w:jc w:val="right"/>
                                <w:rPr>
                                  <w:del w:id="829" w:author="Christopher Corcoran" w:date="2020-08-09T19:54:00Z"/>
                                  <w:rFonts w:ascii="Calibri" w:eastAsia="Times New Roman" w:hAnsi="Calibri" w:cs="Calibri"/>
                                  <w:color w:val="000000"/>
                                  <w:sz w:val="22"/>
                                  <w:szCs w:val="22"/>
                                  <w:lang w:val="de-DE" w:eastAsia="de-DE"/>
                                </w:rPr>
                              </w:pPr>
                              <w:del w:id="830" w:author="Christopher Corcoran" w:date="2020-08-09T19:54:00Z">
                                <w:r w:rsidDel="001D1265">
                                  <w:rPr>
                                    <w:rFonts w:ascii="Calibri" w:eastAsia="Times New Roman" w:hAnsi="Calibri" w:cs="Calibri"/>
                                    <w:color w:val="000000"/>
                                    <w:sz w:val="22"/>
                                    <w:szCs w:val="22"/>
                                    <w:lang w:val="de-DE" w:eastAsia="de-DE"/>
                                  </w:rPr>
                                  <w:delText>57</w:delText>
                                </w:r>
                              </w:del>
                            </w:p>
                          </w:tc>
                          <w:tc>
                            <w:tcPr>
                              <w:tcW w:w="1339" w:type="dxa"/>
                              <w:noWrap/>
                            </w:tcPr>
                            <w:p w14:paraId="7004EE5F" w14:textId="6A86C50E" w:rsidR="009629C3" w:rsidRPr="00F94729" w:rsidDel="001D1265" w:rsidRDefault="009629C3" w:rsidP="004163D3">
                              <w:pPr>
                                <w:rPr>
                                  <w:del w:id="831" w:author="Christopher Corcoran" w:date="2020-08-09T19:54:00Z"/>
                                  <w:rFonts w:ascii="Calibri" w:eastAsia="Times New Roman" w:hAnsi="Calibri" w:cs="Calibri"/>
                                  <w:color w:val="000000"/>
                                  <w:sz w:val="22"/>
                                  <w:szCs w:val="22"/>
                                  <w:lang w:val="de-DE" w:eastAsia="de-DE"/>
                                </w:rPr>
                              </w:pPr>
                              <w:del w:id="832" w:author="Christopher Corcoran" w:date="2020-08-09T19:54:00Z">
                                <w:r w:rsidDel="001D1265">
                                  <w:rPr>
                                    <w:rFonts w:ascii="Calibri" w:eastAsia="Times New Roman" w:hAnsi="Calibri" w:cs="Calibri"/>
                                    <w:color w:val="000000"/>
                                    <w:sz w:val="22"/>
                                    <w:szCs w:val="22"/>
                                    <w:lang w:val="de-DE" w:eastAsia="de-DE"/>
                                  </w:rPr>
                                  <w:delText>[1.05, 1.10]</w:delText>
                                </w:r>
                              </w:del>
                            </w:p>
                          </w:tc>
                        </w:tr>
                        <w:tr w:rsidR="009629C3" w:rsidRPr="00F94729" w:rsidDel="001D1265" w14:paraId="4CAFC0F2" w14:textId="26B5D2AE" w:rsidTr="004163D3">
                          <w:trPr>
                            <w:trHeight w:val="300"/>
                            <w:jc w:val="center"/>
                            <w:del w:id="833" w:author="Christopher Corcoran" w:date="2020-08-09T19:54:00Z"/>
                          </w:trPr>
                          <w:tc>
                            <w:tcPr>
                              <w:tcW w:w="1619" w:type="dxa"/>
                              <w:noWrap/>
                            </w:tcPr>
                            <w:p w14:paraId="26060533" w14:textId="47F3D3F0" w:rsidR="009629C3" w:rsidRPr="00F94729" w:rsidDel="001D1265" w:rsidRDefault="009629C3" w:rsidP="004163D3">
                              <w:pPr>
                                <w:rPr>
                                  <w:del w:id="834" w:author="Christopher Corcoran" w:date="2020-08-09T19:54:00Z"/>
                                  <w:rFonts w:ascii="Calibri" w:eastAsia="Times New Roman" w:hAnsi="Calibri" w:cs="Calibri"/>
                                  <w:color w:val="000000"/>
                                  <w:sz w:val="22"/>
                                  <w:szCs w:val="22"/>
                                  <w:lang w:val="de-DE" w:eastAsia="de-DE"/>
                                </w:rPr>
                              </w:pPr>
                            </w:p>
                          </w:tc>
                          <w:tc>
                            <w:tcPr>
                              <w:tcW w:w="1324" w:type="dxa"/>
                              <w:noWrap/>
                            </w:tcPr>
                            <w:p w14:paraId="500231EB" w14:textId="701685F6" w:rsidR="009629C3" w:rsidDel="001D1265" w:rsidRDefault="009629C3" w:rsidP="004163D3">
                              <w:pPr>
                                <w:rPr>
                                  <w:del w:id="835" w:author="Christopher Corcoran" w:date="2020-08-09T19:54:00Z"/>
                                  <w:rFonts w:ascii="Calibri" w:eastAsia="Times New Roman" w:hAnsi="Calibri" w:cs="Calibri"/>
                                  <w:color w:val="000000"/>
                                  <w:sz w:val="22"/>
                                  <w:szCs w:val="22"/>
                                  <w:lang w:val="de-DE" w:eastAsia="de-DE"/>
                                </w:rPr>
                              </w:pPr>
                              <w:del w:id="836"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7F41EDA4" w14:textId="2B1E1E29" w:rsidR="009629C3" w:rsidRPr="00F94729" w:rsidDel="001D1265" w:rsidRDefault="009629C3" w:rsidP="004163D3">
                              <w:pPr>
                                <w:jc w:val="right"/>
                                <w:rPr>
                                  <w:del w:id="837" w:author="Christopher Corcoran" w:date="2020-08-09T19:54:00Z"/>
                                  <w:rFonts w:ascii="Calibri" w:eastAsia="Times New Roman" w:hAnsi="Calibri" w:cs="Calibri"/>
                                  <w:color w:val="000000"/>
                                  <w:sz w:val="22"/>
                                  <w:szCs w:val="22"/>
                                  <w:lang w:val="de-DE" w:eastAsia="de-DE"/>
                                </w:rPr>
                              </w:pPr>
                            </w:p>
                          </w:tc>
                          <w:tc>
                            <w:tcPr>
                              <w:tcW w:w="1291" w:type="dxa"/>
                              <w:noWrap/>
                            </w:tcPr>
                            <w:p w14:paraId="1F46B4A6" w14:textId="3B9A5174" w:rsidR="009629C3" w:rsidRPr="00F94729" w:rsidDel="001D1265" w:rsidRDefault="009629C3" w:rsidP="004163D3">
                              <w:pPr>
                                <w:jc w:val="right"/>
                                <w:rPr>
                                  <w:del w:id="838" w:author="Christopher Corcoran" w:date="2020-08-09T19:54:00Z"/>
                                  <w:rFonts w:ascii="Calibri" w:eastAsia="Times New Roman" w:hAnsi="Calibri" w:cs="Calibri"/>
                                  <w:color w:val="000000"/>
                                  <w:sz w:val="22"/>
                                  <w:szCs w:val="22"/>
                                  <w:lang w:val="de-DE" w:eastAsia="de-DE"/>
                                </w:rPr>
                              </w:pPr>
                              <w:del w:id="839" w:author="Christopher Corcoran" w:date="2020-08-09T19:54:00Z">
                                <w:r w:rsidDel="001D1265">
                                  <w:rPr>
                                    <w:rFonts w:ascii="Calibri" w:eastAsia="Times New Roman" w:hAnsi="Calibri" w:cs="Calibri"/>
                                    <w:color w:val="000000"/>
                                    <w:sz w:val="22"/>
                                    <w:szCs w:val="22"/>
                                    <w:lang w:val="de-DE" w:eastAsia="de-DE"/>
                                  </w:rPr>
                                  <w:delText>1.34</w:delText>
                                </w:r>
                              </w:del>
                            </w:p>
                          </w:tc>
                          <w:tc>
                            <w:tcPr>
                              <w:tcW w:w="1779" w:type="dxa"/>
                            </w:tcPr>
                            <w:p w14:paraId="768D18BF" w14:textId="2A33980C" w:rsidR="009629C3" w:rsidDel="001D1265" w:rsidRDefault="009629C3" w:rsidP="004163D3">
                              <w:pPr>
                                <w:jc w:val="right"/>
                                <w:rPr>
                                  <w:del w:id="840" w:author="Christopher Corcoran" w:date="2020-08-09T19:54:00Z"/>
                                  <w:rFonts w:ascii="Calibri" w:eastAsia="Times New Roman" w:hAnsi="Calibri" w:cs="Calibri"/>
                                  <w:color w:val="000000"/>
                                  <w:sz w:val="22"/>
                                  <w:szCs w:val="22"/>
                                  <w:lang w:val="de-DE" w:eastAsia="de-DE"/>
                                </w:rPr>
                              </w:pPr>
                              <w:del w:id="841" w:author="Christopher Corcoran" w:date="2020-08-09T19:54:00Z">
                                <w:r w:rsidDel="001D1265">
                                  <w:rPr>
                                    <w:rFonts w:ascii="Calibri" w:eastAsia="Times New Roman" w:hAnsi="Calibri" w:cs="Calibri"/>
                                    <w:color w:val="000000"/>
                                    <w:sz w:val="22"/>
                                    <w:szCs w:val="22"/>
                                    <w:lang w:val="de-DE" w:eastAsia="de-DE"/>
                                  </w:rPr>
                                  <w:delText>43</w:delText>
                                </w:r>
                              </w:del>
                            </w:p>
                          </w:tc>
                          <w:tc>
                            <w:tcPr>
                              <w:tcW w:w="1339" w:type="dxa"/>
                              <w:noWrap/>
                            </w:tcPr>
                            <w:p w14:paraId="1DFB4C6D" w14:textId="3C410DA9" w:rsidR="009629C3" w:rsidRPr="00F94729" w:rsidDel="001D1265" w:rsidRDefault="009629C3" w:rsidP="004163D3">
                              <w:pPr>
                                <w:rPr>
                                  <w:del w:id="842" w:author="Christopher Corcoran" w:date="2020-08-09T19:54:00Z"/>
                                  <w:rFonts w:ascii="Calibri" w:eastAsia="Times New Roman" w:hAnsi="Calibri" w:cs="Calibri"/>
                                  <w:color w:val="000000"/>
                                  <w:sz w:val="22"/>
                                  <w:szCs w:val="22"/>
                                  <w:lang w:val="de-DE" w:eastAsia="de-DE"/>
                                </w:rPr>
                              </w:pPr>
                              <w:del w:id="843" w:author="Christopher Corcoran" w:date="2020-08-09T19:54:00Z">
                                <w:r w:rsidDel="001D1265">
                                  <w:rPr>
                                    <w:rFonts w:ascii="Calibri" w:eastAsia="Times New Roman" w:hAnsi="Calibri" w:cs="Calibri"/>
                                    <w:color w:val="000000"/>
                                    <w:sz w:val="22"/>
                                    <w:szCs w:val="22"/>
                                    <w:lang w:val="de-DE" w:eastAsia="de-DE"/>
                                  </w:rPr>
                                  <w:delText>[1.28, 1.43]</w:delText>
                                </w:r>
                              </w:del>
                            </w:p>
                          </w:tc>
                        </w:tr>
                      </w:tbl>
                      <w:p w14:paraId="0D89EB78" w14:textId="77777777" w:rsidR="009629C3" w:rsidRDefault="009629C3" w:rsidP="00A529C2"/>
                    </w:txbxContent>
                  </v:textbox>
                  <w10:anchorlock/>
                </v:shape>
              </w:pict>
            </mc:Fallback>
          </mc:AlternateContent>
        </w:r>
        <w:r w:rsidDel="00A529C2">
          <w:t xml:space="preserve"> </w:t>
        </w:r>
      </w:ins>
      <w:commentRangeStart w:id="844"/>
      <w:commentRangeStart w:id="845"/>
      <w:del w:id="846" w:author="Christopher Corcoran" w:date="2020-08-09T19:51:00Z">
        <w:r w:rsidR="00151C32" w:rsidDel="00A529C2">
          <w:delText>1</w:delText>
        </w:r>
      </w:del>
      <w:del w:id="847" w:author="Christopher Corcoran" w:date="2020-08-09T19:52:00Z">
        <w:r w:rsidR="00151C32" w:rsidDel="00A529C2">
          <w:delText>)</w:delText>
        </w:r>
        <w:r w:rsidR="1CECA136" w:rsidDel="00A529C2">
          <w:delText>.</w:delText>
        </w:r>
      </w:del>
      <w:del w:id="848" w:author="Christopher Corcoran" w:date="2020-08-09T19:56:00Z">
        <w:r w:rsidR="1CECA136" w:rsidDel="001D1265">
          <w:delText xml:space="preserve"> </w:delText>
        </w:r>
      </w:del>
      <w:ins w:id="849" w:author="Christopher Corcoran" w:date="2020-08-09T19:53:00Z">
        <w:r w:rsidR="001D1265">
          <w:t>As Table 3 shows, o</w:t>
        </w:r>
      </w:ins>
      <w:del w:id="850" w:author="Christopher Corcoran" w:date="2020-08-09T19:53:00Z">
        <w:r w:rsidR="1CECA136" w:rsidDel="001D1265">
          <w:delText>O</w:delText>
        </w:r>
      </w:del>
      <w:r w:rsidR="1CECA136">
        <w:t xml:space="preserve">nly solos in </w:t>
      </w:r>
      <w:r w:rsidR="00151C32">
        <w:t xml:space="preserve">the categories BEBOP, HARDBOP, COOL and </w:t>
      </w:r>
      <w:r w:rsidR="003F6919">
        <w:t>P</w:t>
      </w:r>
      <w:r w:rsidR="00151C32">
        <w:t>OSTBOP</w:t>
      </w:r>
      <w:r w:rsidR="1CECA136">
        <w:t xml:space="preserve"> featured a </w:t>
      </w:r>
      <w:del w:id="851" w:author="Christopher Corcoran" w:date="2020-08-09T20:02:00Z">
        <w:r w:rsidR="1CECA136" w:rsidDel="00C239AF">
          <w:delText xml:space="preserve">swung </w:delText>
        </w:r>
      </w:del>
      <w:r w:rsidR="1CECA136">
        <w:t xml:space="preserve">BUR </w:t>
      </w:r>
      <w:r w:rsidR="00151C32">
        <w:t>component</w:t>
      </w:r>
      <w:ins w:id="852" w:author="Christopher Corcoran" w:date="2020-08-09T20:02:00Z">
        <w:r w:rsidR="00C239AF">
          <w:t xml:space="preserve"> that fall</w:t>
        </w:r>
      </w:ins>
      <w:ins w:id="853" w:author="Christopher Corcoran" w:date="2020-08-16T15:00:00Z">
        <w:r w:rsidR="001E7A89">
          <w:t>s</w:t>
        </w:r>
      </w:ins>
      <w:ins w:id="854" w:author="Christopher Corcoran" w:date="2020-08-09T20:02:00Z">
        <w:r w:rsidR="00C239AF">
          <w:t xml:space="preserve"> into our “swing” cluster type</w:t>
        </w:r>
      </w:ins>
      <w:ins w:id="855" w:author="Christopher Corcoran" w:date="2020-08-09T20:01:00Z">
        <w:r w:rsidR="001E7A89">
          <w:t xml:space="preserve">. </w:t>
        </w:r>
      </w:ins>
      <w:ins w:id="856" w:author="Christopher Corcoran" w:date="2020-08-09T19:56:00Z">
        <w:r w:rsidR="001E7A89">
          <w:t>H</w:t>
        </w:r>
        <w:r w:rsidR="00CC55EC">
          <w:t>owever</w:t>
        </w:r>
      </w:ins>
      <w:ins w:id="857" w:author="Christopher Corcoran" w:date="2020-08-09T20:02:00Z">
        <w:r w:rsidR="00C239AF">
          <w:t>, the “even” cluster type</w:t>
        </w:r>
      </w:ins>
      <w:ins w:id="858" w:author="Christopher Corcoran" w:date="2020-08-09T20:03:00Z">
        <w:r w:rsidR="0025356F">
          <w:t>s</w:t>
        </w:r>
      </w:ins>
      <w:ins w:id="859" w:author="Christopher Corcoran" w:date="2020-08-09T20:02:00Z">
        <w:r w:rsidR="00C239AF">
          <w:t xml:space="preserve"> in </w:t>
        </w:r>
      </w:ins>
      <w:ins w:id="860" w:author="Christopher Corcoran" w:date="2020-08-09T20:03:00Z">
        <w:r w:rsidR="0025356F">
          <w:t xml:space="preserve">TRADITIONAL, SWING and FUSION </w:t>
        </w:r>
      </w:ins>
      <w:ins w:id="861" w:author="Christopher Corcoran" w:date="2020-08-16T15:02:00Z">
        <w:r w:rsidR="001E7A89">
          <w:t>still features BURS noticeably above 1.0</w:t>
        </w:r>
      </w:ins>
      <w:ins w:id="862" w:author="Christopher Corcoran" w:date="2020-08-09T20:05:00Z">
        <w:r w:rsidR="0025356F">
          <w:t xml:space="preserve"> and according to their </w:t>
        </w:r>
      </w:ins>
      <w:ins w:id="863" w:author="Christopher Corcoran" w:date="2020-08-09T20:04:00Z">
        <w:r w:rsidR="0025356F">
          <w:t>95% confidence interval</w:t>
        </w:r>
      </w:ins>
      <w:ins w:id="864" w:author="Christopher Corcoran" w:date="2020-08-09T20:05:00Z">
        <w:r w:rsidR="0025356F">
          <w:t>s</w:t>
        </w:r>
      </w:ins>
      <w:ins w:id="865" w:author="Christopher Corcoran" w:date="2020-08-09T20:04:00Z">
        <w:r w:rsidR="0025356F">
          <w:t xml:space="preserve"> </w:t>
        </w:r>
      </w:ins>
      <w:ins w:id="866" w:author="Christopher Corcoran" w:date="2020-08-09T20:05:00Z">
        <w:r w:rsidR="0025356F">
          <w:t xml:space="preserve">could also fall into </w:t>
        </w:r>
      </w:ins>
      <w:ins w:id="867" w:author="Christopher Corcoran" w:date="2020-08-16T15:01:00Z">
        <w:r w:rsidR="001E7A89">
          <w:t>ou</w:t>
        </w:r>
      </w:ins>
      <w:ins w:id="868" w:author="Klaus Frieler" w:date="2020-08-18T15:08:00Z">
        <w:r w:rsidR="00744005">
          <w:t>r</w:t>
        </w:r>
      </w:ins>
      <w:ins w:id="869" w:author="Christopher Corcoran" w:date="2020-08-16T15:01:00Z">
        <w:del w:id="870" w:author="Klaus Frieler" w:date="2020-08-18T15:08:00Z">
          <w:r w:rsidR="001E7A89" w:rsidDel="00744005">
            <w:delText>t</w:delText>
          </w:r>
        </w:del>
      </w:ins>
      <w:ins w:id="871" w:author="Christopher Corcoran" w:date="2020-08-09T20:05:00Z">
        <w:r w:rsidR="0025356F">
          <w:t xml:space="preserve"> </w:t>
        </w:r>
      </w:ins>
      <w:ins w:id="872" w:author="Christopher Corcoran" w:date="2020-08-09T20:06:00Z">
        <w:r w:rsidR="0025356F">
          <w:t xml:space="preserve">“swing” </w:t>
        </w:r>
      </w:ins>
      <w:ins w:id="873" w:author="Christopher Corcoran" w:date="2020-08-16T15:01:00Z">
        <w:r w:rsidR="001E7A89">
          <w:t>cluster type</w:t>
        </w:r>
      </w:ins>
      <w:ins w:id="874" w:author="Christopher Corcoran" w:date="2020-08-09T20:06:00Z">
        <w:r w:rsidR="0025356F">
          <w:t>.</w:t>
        </w:r>
      </w:ins>
      <w:ins w:id="875" w:author="Christopher Corcoran" w:date="2020-08-09T20:07:00Z">
        <w:r w:rsidR="0025356F">
          <w:t xml:space="preserve"> </w:t>
        </w:r>
      </w:ins>
      <w:ins w:id="876" w:author="Christopher Corcoran" w:date="2020-08-16T15:04:00Z">
        <w:r w:rsidR="001E7A89">
          <w:t>This means that</w:t>
        </w:r>
      </w:ins>
      <w:ins w:id="877" w:author="Christopher Corcoran" w:date="2020-08-16T15:03:00Z">
        <w:r w:rsidR="001E7A89">
          <w:t xml:space="preserve"> all the mentioned styles</w:t>
        </w:r>
      </w:ins>
      <w:ins w:id="878" w:author="Christopher Corcoran" w:date="2020-08-09T20:08:00Z">
        <w:r w:rsidR="0025356F">
          <w:t xml:space="preserve"> feature a notably uneven </w:t>
        </w:r>
      </w:ins>
      <w:ins w:id="879" w:author="Christopher Corcoran" w:date="2020-08-09T20:10:00Z">
        <w:r w:rsidR="0014663C">
          <w:t>BUR cluster</w:t>
        </w:r>
      </w:ins>
      <w:ins w:id="880" w:author="Christopher Corcoran" w:date="2020-08-16T15:03:00Z">
        <w:r w:rsidR="001E7A89">
          <w:t xml:space="preserve"> that may induce a sense of swing</w:t>
        </w:r>
      </w:ins>
      <w:ins w:id="881" w:author="Christopher Corcoran" w:date="2020-08-09T20:08:00Z">
        <w:r w:rsidR="0014663C">
          <w:t xml:space="preserve">, </w:t>
        </w:r>
      </w:ins>
      <w:ins w:id="882" w:author="Christopher Corcoran" w:date="2020-08-16T15:03:00Z">
        <w:r w:rsidR="001E7A89">
          <w:t>even though none of their clusters</w:t>
        </w:r>
      </w:ins>
      <w:ins w:id="883" w:author="Christopher Corcoran" w:date="2020-08-09T20:08:00Z">
        <w:r w:rsidR="0014663C">
          <w:t xml:space="preserve"> approach a BUR of 2:1. The only two styles to </w:t>
        </w:r>
      </w:ins>
      <w:ins w:id="884" w:author="Christopher Corcoran" w:date="2020-08-09T20:10:00Z">
        <w:r w:rsidR="0014663C">
          <w:t>exhibit a BUR cluster of</w:t>
        </w:r>
      </w:ins>
      <w:ins w:id="885" w:author="Christopher Corcoran" w:date="2020-08-09T20:11:00Z">
        <w:r w:rsidR="0014663C">
          <w:t xml:space="preserve"> 2:1 or higher are HARDBOP and POSTBOP, though here the swung cluster covers </w:t>
        </w:r>
      </w:ins>
      <w:ins w:id="886" w:author="Christopher Corcoran" w:date="2020-08-09T20:13:00Z">
        <w:r w:rsidR="0014663C">
          <w:t>less than a sixth</w:t>
        </w:r>
      </w:ins>
      <w:ins w:id="887" w:author="Christopher Corcoran" w:date="2020-08-09T20:12:00Z">
        <w:r w:rsidR="0014663C">
          <w:t xml:space="preserve"> of all examined triples (14% and 11% </w:t>
        </w:r>
      </w:ins>
      <w:ins w:id="888" w:author="Christopher Corcoran" w:date="2020-08-09T20:13:00Z">
        <w:r w:rsidR="0014663C">
          <w:t>respectively</w:t>
        </w:r>
      </w:ins>
      <w:ins w:id="889" w:author="Christopher Corcoran" w:date="2020-08-09T20:12:00Z">
        <w:r w:rsidR="0014663C">
          <w:t>)</w:t>
        </w:r>
      </w:ins>
      <w:ins w:id="890" w:author="Christopher Corcoran" w:date="2020-08-09T20:13:00Z">
        <w:r w:rsidR="0014663C">
          <w:t xml:space="preserve">. </w:t>
        </w:r>
      </w:ins>
      <w:ins w:id="891" w:author="Christopher Corcoran" w:date="2020-08-16T15:04:00Z">
        <w:r w:rsidR="001E7A89">
          <w:t xml:space="preserve">Therefore, in line with our already presented data, </w:t>
        </w:r>
      </w:ins>
      <w:ins w:id="892" w:author="Christopher Corcoran" w:date="2020-08-09T20:15:00Z">
        <w:r w:rsidR="0014663C">
          <w:t xml:space="preserve">these results suggest that </w:t>
        </w:r>
      </w:ins>
      <w:ins w:id="893" w:author="Christopher Corcoran" w:date="2020-08-09T20:16:00Z">
        <w:r w:rsidR="00032301">
          <w:t xml:space="preserve">BURs of 2:1 are </w:t>
        </w:r>
      </w:ins>
      <w:ins w:id="894" w:author="Christopher Corcoran" w:date="2020-08-09T20:17:00Z">
        <w:r w:rsidR="00032301">
          <w:t xml:space="preserve">relatively </w:t>
        </w:r>
      </w:ins>
      <w:ins w:id="895" w:author="Christopher Corcoran" w:date="2020-08-09T20:16:00Z">
        <w:r w:rsidR="00032301">
          <w:t xml:space="preserve">rare among </w:t>
        </w:r>
      </w:ins>
      <w:ins w:id="896" w:author="Christopher Corcoran" w:date="2020-08-09T20:17:00Z">
        <w:r w:rsidR="00032301">
          <w:t xml:space="preserve">jazz </w:t>
        </w:r>
      </w:ins>
      <w:ins w:id="897" w:author="Christopher Corcoran" w:date="2020-08-09T20:16:00Z">
        <w:r w:rsidR="00032301">
          <w:t>soloists</w:t>
        </w:r>
      </w:ins>
      <w:ins w:id="898" w:author="Christopher Corcoran" w:date="2020-08-09T20:17:00Z">
        <w:r w:rsidR="00032301">
          <w:t xml:space="preserve">, even when taking stylistic differences into account. </w:t>
        </w:r>
      </w:ins>
      <w:ins w:id="899" w:author="Christopher Corcoran" w:date="2020-08-09T20:15:00Z">
        <w:r w:rsidR="00032301">
          <w:t xml:space="preserve"> </w:t>
        </w:r>
      </w:ins>
      <w:commentRangeEnd w:id="844"/>
      <w:ins w:id="900" w:author="Klaus Frieler" w:date="2020-08-18T15:32:00Z">
        <w:r w:rsidR="001A5D08">
          <w:t xml:space="preserve">Furthermore, </w:t>
        </w:r>
      </w:ins>
      <w:ins w:id="901" w:author="Christopher Corcoran" w:date="2020-08-09T20:18:00Z">
        <w:del w:id="902" w:author="Klaus Frieler" w:date="2020-08-18T15:36:00Z">
          <w:r w:rsidR="00AD0085" w:rsidDel="00A66C8D">
            <w:rPr>
              <w:rStyle w:val="Kommentarzeichen"/>
            </w:rPr>
            <w:commentReference w:id="844"/>
          </w:r>
        </w:del>
      </w:ins>
      <w:commentRangeEnd w:id="845"/>
      <w:del w:id="903" w:author="Klaus Frieler" w:date="2020-08-18T15:36:00Z">
        <w:r w:rsidR="001A5D08" w:rsidDel="00A66C8D">
          <w:rPr>
            <w:rStyle w:val="Kommentarzeichen"/>
          </w:rPr>
          <w:commentReference w:id="845"/>
        </w:r>
      </w:del>
      <w:ins w:id="904" w:author="Klaus Frieler" w:date="2020-08-18T15:33:00Z">
        <w:r w:rsidR="001A5D08">
          <w:t xml:space="preserve">‘swung’ clusters seem to come in two distinct types, one with a mean closer to 4:3 or 3:2 </w:t>
        </w:r>
      </w:ins>
      <w:ins w:id="905" w:author="Klaus Frieler" w:date="2020-08-18T15:34:00Z">
        <w:r w:rsidR="001A5D08">
          <w:t>(TRADITIONAL</w:t>
        </w:r>
      </w:ins>
      <w:ins w:id="906" w:author="Klaus Frieler" w:date="2020-08-18T15:36:00Z">
        <w:r w:rsidR="00A66C8D">
          <w:t>,</w:t>
        </w:r>
      </w:ins>
      <w:ins w:id="907" w:author="Klaus Frieler" w:date="2020-08-18T15:34:00Z">
        <w:r w:rsidR="001A5D08">
          <w:t xml:space="preserve"> SWING, BEBOP, COOL) </w:t>
        </w:r>
      </w:ins>
      <w:ins w:id="908" w:author="Klaus Frieler" w:date="2020-08-18T15:33:00Z">
        <w:r w:rsidR="001A5D08">
          <w:t>and one closer to 2:1</w:t>
        </w:r>
      </w:ins>
      <w:ins w:id="909" w:author="Klaus Frieler" w:date="2020-08-18T15:34:00Z">
        <w:r w:rsidR="001A5D08">
          <w:t xml:space="preserve"> (in HARDBOP and POSTBOP)</w:t>
        </w:r>
      </w:ins>
      <w:ins w:id="910" w:author="Klaus Frieler" w:date="2020-08-18T15:36:00Z">
        <w:r w:rsidR="00A66C8D">
          <w:t xml:space="preserve">, which might </w:t>
        </w:r>
      </w:ins>
      <w:ins w:id="911" w:author="Klaus Frieler" w:date="2020-08-18T15:37:00Z">
        <w:r w:rsidR="00A66C8D">
          <w:t xml:space="preserve">be </w:t>
        </w:r>
      </w:ins>
      <w:ins w:id="912" w:author="Klaus Frieler" w:date="2020-08-18T15:36:00Z">
        <w:r w:rsidR="00A66C8D">
          <w:t xml:space="preserve">called </w:t>
        </w:r>
      </w:ins>
      <w:ins w:id="913" w:author="Klaus Frieler" w:date="2020-08-18T15:37:00Z">
        <w:r w:rsidR="00A66C8D">
          <w:t>‘</w:t>
        </w:r>
      </w:ins>
      <w:ins w:id="914" w:author="Klaus Frieler" w:date="2020-08-18T15:36:00Z">
        <w:r w:rsidR="00A66C8D">
          <w:t>soft</w:t>
        </w:r>
      </w:ins>
      <w:ins w:id="915" w:author="Klaus Frieler" w:date="2020-08-18T15:37:00Z">
        <w:r w:rsidR="00A66C8D">
          <w:t>’</w:t>
        </w:r>
      </w:ins>
      <w:ins w:id="916" w:author="Klaus Frieler" w:date="2020-08-18T15:36:00Z">
        <w:r w:rsidR="00A66C8D">
          <w:t xml:space="preserve"> and </w:t>
        </w:r>
      </w:ins>
      <w:ins w:id="917" w:author="Klaus Frieler" w:date="2020-08-18T15:37:00Z">
        <w:r w:rsidR="00A66C8D">
          <w:t>‘</w:t>
        </w:r>
      </w:ins>
      <w:ins w:id="918" w:author="Klaus Frieler" w:date="2020-08-18T15:36:00Z">
        <w:r w:rsidR="00A66C8D">
          <w:t>hard</w:t>
        </w:r>
      </w:ins>
      <w:ins w:id="919" w:author="Klaus Frieler" w:date="2020-08-18T15:37:00Z">
        <w:r w:rsidR="00A66C8D">
          <w:t>’</w:t>
        </w:r>
      </w:ins>
      <w:ins w:id="920" w:author="Klaus Frieler" w:date="2020-08-18T15:36:00Z">
        <w:r w:rsidR="00A66C8D">
          <w:t xml:space="preserve"> swinging, respectively.</w:t>
        </w:r>
      </w:ins>
      <w:ins w:id="921" w:author="Klaus Frieler" w:date="2020-08-18T15:35:00Z">
        <w:r w:rsidR="001A5D08">
          <w:t xml:space="preserve"> </w:t>
        </w:r>
      </w:ins>
      <w:ins w:id="922" w:author="Klaus Frieler" w:date="2020-08-18T15:37:00Z">
        <w:r w:rsidR="00A66C8D">
          <w:t>Furthermore,</w:t>
        </w:r>
      </w:ins>
      <w:ins w:id="923" w:author="Klaus Frieler" w:date="2020-08-18T15:35:00Z">
        <w:r w:rsidR="001A5D08">
          <w:t xml:space="preserve"> the mean BURs of the</w:t>
        </w:r>
        <w:r w:rsidR="00A66C8D">
          <w:t>se</w:t>
        </w:r>
        <w:r w:rsidR="001A5D08">
          <w:t xml:space="preserve"> swung clusters are monotonically increasing with time, from 1:37:1 in TRADTIONAL to 2.14:1 in POSTBOP.</w:t>
        </w:r>
      </w:ins>
    </w:p>
    <w:p w14:paraId="58D6F6AE" w14:textId="6ACC1DA4" w:rsidR="00136A81" w:rsidRDefault="00136A81" w:rsidP="1CECA136">
      <w:pPr>
        <w:spacing w:after="120" w:line="276" w:lineRule="auto"/>
        <w:jc w:val="both"/>
        <w:rPr>
          <w:ins w:id="924" w:author="Christopher Corcoran" w:date="2020-08-16T15:05:00Z"/>
        </w:rPr>
      </w:pPr>
      <w:ins w:id="925" w:author="Christopher Corcoran" w:date="2020-08-16T15:05:00Z">
        <w:r>
          <w:t xml:space="preserve">However, there is </w:t>
        </w:r>
      </w:ins>
      <w:ins w:id="926" w:author="Christopher Corcoran" w:date="2020-08-16T15:06:00Z">
        <w:r>
          <w:t>the possibility</w:t>
        </w:r>
      </w:ins>
      <w:ins w:id="927" w:author="Christopher Corcoran" w:date="2020-08-16T15:05:00Z">
        <w:r>
          <w:t xml:space="preserve"> </w:t>
        </w:r>
      </w:ins>
      <w:ins w:id="928" w:author="Christopher Corcoran" w:date="2020-08-16T15:06:00Z">
        <w:r>
          <w:t>that individual performers consistently swing across different jazz styles while others do not. Swing may be a result of individual performers</w:t>
        </w:r>
      </w:ins>
      <w:ins w:id="929" w:author="Christopher Corcoran" w:date="2020-08-16T15:07:00Z">
        <w:r>
          <w:t xml:space="preserve">’ behavioural patterns </w:t>
        </w:r>
      </w:ins>
      <w:ins w:id="930" w:author="Christopher Corcoran" w:date="2020-08-16T15:05:00Z">
        <w:r>
          <w:t xml:space="preserve">rather than of jazz </w:t>
        </w:r>
      </w:ins>
      <w:ins w:id="931" w:author="Christopher Corcoran" w:date="2020-08-16T15:07:00Z">
        <w:r>
          <w:t>subgenre</w:t>
        </w:r>
      </w:ins>
      <w:ins w:id="932" w:author="Christopher Corcoran" w:date="2020-08-16T15:05:00Z">
        <w:r>
          <w:t xml:space="preserve">. </w:t>
        </w:r>
      </w:ins>
      <w:ins w:id="933" w:author="Christopher Corcoran" w:date="2020-08-16T15:07:00Z">
        <w:r>
          <w:t xml:space="preserve">Consequently we </w:t>
        </w:r>
      </w:ins>
      <w:ins w:id="934" w:author="Christopher Corcoran" w:date="2020-08-16T15:08:00Z">
        <w:r>
          <w:t>decided</w:t>
        </w:r>
      </w:ins>
      <w:ins w:id="935" w:author="Christopher Corcoran" w:date="2020-08-16T15:07:00Z">
        <w:r>
          <w:t xml:space="preserve"> to investigate individual performers’ </w:t>
        </w:r>
      </w:ins>
      <w:ins w:id="936" w:author="Christopher Corcoran" w:date="2020-08-16T15:08:00Z">
        <w:r>
          <w:t>swing</w:t>
        </w:r>
      </w:ins>
      <w:ins w:id="937" w:author="Christopher Corcoran" w:date="2020-08-16T15:07:00Z">
        <w:r>
          <w:t xml:space="preserve">. </w:t>
        </w:r>
      </w:ins>
    </w:p>
    <w:p w14:paraId="4980B2DD" w14:textId="4B9D9B2D" w:rsidR="00616BDB" w:rsidDel="0014663C" w:rsidRDefault="00151C32" w:rsidP="1CECA136">
      <w:pPr>
        <w:spacing w:after="120" w:line="276" w:lineRule="auto"/>
        <w:jc w:val="both"/>
        <w:rPr>
          <w:del w:id="938" w:author="Christopher Corcoran" w:date="2020-08-09T20:14:00Z"/>
        </w:rPr>
      </w:pPr>
      <w:ins w:id="939" w:author="Klaus Frieler" w:date="2020-07-24T23:34:00Z">
        <w:del w:id="940" w:author="Christopher Corcoran" w:date="2020-08-09T20:07:00Z">
          <w:r w:rsidDel="0025356F">
            <w:delText xml:space="preserve"> </w:delText>
          </w:r>
        </w:del>
      </w:ins>
      <w:del w:id="941" w:author="Christopher Corcoran" w:date="2020-08-09T20:07:00Z">
        <w:r w:rsidR="1CECA136" w:rsidDel="0025356F">
          <w:delText xml:space="preserve">(mean BUR = 2.17:1) as a GMM component, and then only as part of a three-component solution. All other styles contained only one or two ‘even’-type components. </w:delText>
        </w:r>
      </w:del>
      <w:ins w:id="942" w:author="Klaus Frieler" w:date="2020-07-24T23:34:00Z">
        <w:del w:id="943" w:author="Christopher Corcoran" w:date="2020-08-09T19:56:00Z">
          <w:r w:rsidDel="001D1265">
            <w:delText>T</w:delText>
          </w:r>
        </w:del>
        <w:del w:id="944" w:author="Christopher Corcoran" w:date="2020-08-09T20:07:00Z">
          <w:r w:rsidDel="0025356F">
            <w:delText>he styles BEBOP an</w:delText>
          </w:r>
        </w:del>
      </w:ins>
      <w:ins w:id="945" w:author="Klaus Frieler" w:date="2020-07-24T23:35:00Z">
        <w:del w:id="946" w:author="Christopher Corcoran" w:date="2020-08-09T20:07:00Z">
          <w:r w:rsidDel="0025356F">
            <w:delText xml:space="preserve">d COOL </w:delText>
          </w:r>
        </w:del>
        <w:del w:id="947" w:author="Christopher Corcoran" w:date="2020-08-09T19:57:00Z">
          <w:r w:rsidR="001C3780" w:rsidDel="001D1265">
            <w:delText xml:space="preserve">have </w:delText>
          </w:r>
        </w:del>
        <w:del w:id="948" w:author="Christopher Corcoran" w:date="2020-08-09T19:55:00Z">
          <w:r w:rsidR="001C3780" w:rsidDel="001D1265">
            <w:delText>rather</w:delText>
          </w:r>
        </w:del>
        <w:del w:id="949" w:author="Christopher Corcoran" w:date="2020-08-09T19:57:00Z">
          <w:r w:rsidR="001C3780" w:rsidDel="001D1265">
            <w:delText xml:space="preserve"> </w:delText>
          </w:r>
        </w:del>
      </w:ins>
      <w:ins w:id="950" w:author="Klaus Frieler" w:date="2020-07-30T17:05:00Z">
        <w:del w:id="951" w:author="Christopher Corcoran" w:date="2020-08-09T19:57:00Z">
          <w:r w:rsidR="001D7A66" w:rsidDel="001D1265">
            <w:delText xml:space="preserve">equal </w:delText>
          </w:r>
        </w:del>
      </w:ins>
      <w:ins w:id="952" w:author="Klaus Frieler" w:date="2020-07-24T23:35:00Z">
        <w:del w:id="953" w:author="Christopher Corcoran" w:date="2020-08-09T19:57:00Z">
          <w:r w:rsidR="001C3780" w:rsidDel="001D1265">
            <w:delText>proportion of</w:delText>
          </w:r>
        </w:del>
        <w:del w:id="954" w:author="Christopher Corcoran" w:date="2020-08-09T19:56:00Z">
          <w:r w:rsidR="001C3780" w:rsidDel="001D1265">
            <w:delText xml:space="preserve"> </w:delText>
          </w:r>
        </w:del>
      </w:ins>
      <w:ins w:id="955" w:author="Klaus Frieler" w:date="2020-07-24T23:36:00Z">
        <w:del w:id="956" w:author="Christopher Corcoran" w:date="2020-08-09T19:56:00Z">
          <w:r w:rsidR="001C3780" w:rsidDel="001D1265">
            <w:delText>even and swung components</w:delText>
          </w:r>
        </w:del>
        <w:del w:id="957" w:author="Christopher Corcoran" w:date="2020-08-09T19:57:00Z">
          <w:r w:rsidR="001C3780" w:rsidDel="001D1265">
            <w:delText xml:space="preserve">, </w:delText>
          </w:r>
        </w:del>
      </w:ins>
      <w:ins w:id="958" w:author="Klaus Frieler" w:date="2020-07-30T17:06:00Z">
        <w:del w:id="959" w:author="Christopher Corcoran" w:date="2020-08-09T19:57:00Z">
          <w:r w:rsidR="001D7A66" w:rsidDel="001D1265">
            <w:delText>where</w:delText>
          </w:r>
        </w:del>
        <w:del w:id="960" w:author="Christopher Corcoran" w:date="2020-08-09T20:07:00Z">
          <w:r w:rsidR="001D7A66" w:rsidDel="0025356F">
            <w:delText xml:space="preserve"> </w:delText>
          </w:r>
        </w:del>
      </w:ins>
      <w:ins w:id="961" w:author="Klaus Frieler" w:date="2020-07-24T23:36:00Z">
        <w:del w:id="962" w:author="Christopher Corcoran" w:date="2020-08-09T20:07:00Z">
          <w:r w:rsidR="001C3780" w:rsidDel="0025356F">
            <w:delText xml:space="preserve">the </w:delText>
          </w:r>
          <w:r w:rsidR="001C3780" w:rsidDel="0025356F">
            <w:lastRenderedPageBreak/>
            <w:delText xml:space="preserve">mean BUR of the swung part </w:delText>
          </w:r>
        </w:del>
        <w:del w:id="963" w:author="Christopher Corcoran" w:date="2020-08-09T19:57:00Z">
          <w:r w:rsidR="001C3780" w:rsidDel="001D1265">
            <w:delText>is</w:delText>
          </w:r>
        </w:del>
        <w:del w:id="964" w:author="Christopher Corcoran" w:date="2020-08-09T20:07:00Z">
          <w:r w:rsidR="001C3780" w:rsidDel="0025356F">
            <w:delText xml:space="preserve"> </w:delText>
          </w:r>
        </w:del>
      </w:ins>
      <w:ins w:id="965" w:author="Klaus Frieler" w:date="2020-07-24T23:37:00Z">
        <w:del w:id="966" w:author="Christopher Corcoran" w:date="2020-08-09T19:57:00Z">
          <w:r w:rsidR="001C3780" w:rsidDel="001D1265">
            <w:delText>in the vicinity of</w:delText>
          </w:r>
        </w:del>
        <w:del w:id="967" w:author="Christopher Corcoran" w:date="2020-08-09T20:07:00Z">
          <w:r w:rsidR="001C3780" w:rsidDel="0025356F">
            <w:delText xml:space="preserve"> </w:delText>
          </w:r>
        </w:del>
      </w:ins>
      <w:ins w:id="968" w:author="Klaus Frieler" w:date="2020-07-24T23:36:00Z">
        <w:del w:id="969" w:author="Christopher Corcoran" w:date="2020-08-09T20:07:00Z">
          <w:r w:rsidR="001C3780" w:rsidDel="0025356F">
            <w:delText xml:space="preserve">3:2 </w:delText>
          </w:r>
        </w:del>
        <w:del w:id="970" w:author="Christopher Corcoran" w:date="2020-08-09T19:57:00Z">
          <w:r w:rsidR="001C3780" w:rsidDel="001D1265">
            <w:delText>ins</w:delText>
          </w:r>
        </w:del>
      </w:ins>
      <w:ins w:id="971" w:author="Klaus Frieler" w:date="2020-07-24T23:37:00Z">
        <w:del w:id="972" w:author="Christopher Corcoran" w:date="2020-08-09T19:57:00Z">
          <w:r w:rsidR="001C3780" w:rsidDel="001D1265">
            <w:delText>tead of</w:delText>
          </w:r>
        </w:del>
        <w:del w:id="973" w:author="Christopher Corcoran" w:date="2020-08-09T20:07:00Z">
          <w:r w:rsidR="001C3780" w:rsidDel="0025356F">
            <w:delText xml:space="preserve"> 2:1 </w:delText>
          </w:r>
        </w:del>
      </w:ins>
      <w:ins w:id="974" w:author="Klaus Frieler" w:date="2020-07-24T23:36:00Z">
        <w:del w:id="975" w:author="Christopher Corcoran" w:date="2020-08-09T20:07:00Z">
          <w:r w:rsidR="001C3780" w:rsidDel="0025356F">
            <w:delText>(1.44:1</w:delText>
          </w:r>
        </w:del>
      </w:ins>
      <w:ins w:id="976" w:author="Klaus Frieler" w:date="2020-07-24T23:38:00Z">
        <w:del w:id="977" w:author="Christopher Corcoran" w:date="2020-08-09T20:07:00Z">
          <w:r w:rsidR="001C3780" w:rsidDel="0025356F">
            <w:delText xml:space="preserve"> and</w:delText>
          </w:r>
        </w:del>
      </w:ins>
      <w:ins w:id="978" w:author="Klaus Frieler" w:date="2020-07-24T23:36:00Z">
        <w:del w:id="979" w:author="Christopher Corcoran" w:date="2020-08-09T20:07:00Z">
          <w:r w:rsidR="001C3780" w:rsidDel="0025356F">
            <w:delText xml:space="preserve"> 1.47:1)</w:delText>
          </w:r>
        </w:del>
      </w:ins>
      <w:ins w:id="980" w:author="Klaus Frieler" w:date="2020-07-24T23:37:00Z">
        <w:del w:id="981" w:author="Christopher Corcoran" w:date="2020-08-09T20:07:00Z">
          <w:r w:rsidR="001C3780" w:rsidDel="0025356F">
            <w:delText>. In HARDBOP and POSTBOP the even components are much more prominent (86</w:delText>
          </w:r>
        </w:del>
      </w:ins>
      <w:ins w:id="982" w:author="Klaus Frieler" w:date="2020-07-24T23:38:00Z">
        <w:del w:id="983" w:author="Christopher Corcoran" w:date="2020-08-09T20:07:00Z">
          <w:r w:rsidR="001C3780" w:rsidDel="0025356F">
            <w:delText xml:space="preserve"> % </w:delText>
          </w:r>
        </w:del>
      </w:ins>
      <w:ins w:id="984" w:author="Klaus Frieler" w:date="2020-07-30T17:06:00Z">
        <w:del w:id="985" w:author="Christopher Corcoran" w:date="2020-08-09T20:07:00Z">
          <w:r w:rsidR="001D7A66" w:rsidDel="0025356F">
            <w:delText xml:space="preserve">vs. </w:delText>
          </w:r>
        </w:del>
      </w:ins>
      <w:ins w:id="986" w:author="Klaus Frieler" w:date="2020-07-24T23:38:00Z">
        <w:del w:id="987" w:author="Christopher Corcoran" w:date="2020-08-09T20:07:00Z">
          <w:r w:rsidR="001C3780" w:rsidDel="0025356F">
            <w:delText>89%), but the sw</w:delText>
          </w:r>
        </w:del>
      </w:ins>
      <w:ins w:id="988" w:author="Klaus Frieler" w:date="2020-07-30T17:06:00Z">
        <w:del w:id="989" w:author="Christopher Corcoran" w:date="2020-08-09T20:07:00Z">
          <w:r w:rsidR="001D7A66" w:rsidDel="0025356F">
            <w:delText>u</w:delText>
          </w:r>
        </w:del>
      </w:ins>
      <w:ins w:id="990" w:author="Klaus Frieler" w:date="2020-07-24T23:38:00Z">
        <w:del w:id="991" w:author="Christopher Corcoran" w:date="2020-08-09T20:07:00Z">
          <w:r w:rsidR="001C3780" w:rsidDel="0025356F">
            <w:delText>ng component</w:delText>
          </w:r>
        </w:del>
      </w:ins>
      <w:ins w:id="992" w:author="Klaus Frieler" w:date="2020-07-30T17:07:00Z">
        <w:del w:id="993" w:author="Christopher Corcoran" w:date="2020-08-09T20:07:00Z">
          <w:r w:rsidR="001D7A66" w:rsidDel="0025356F">
            <w:delText>s</w:delText>
          </w:r>
        </w:del>
      </w:ins>
      <w:ins w:id="994" w:author="Klaus Frieler" w:date="2020-07-24T23:38:00Z">
        <w:del w:id="995" w:author="Christopher Corcoran" w:date="2020-08-09T20:07:00Z">
          <w:r w:rsidR="001C3780" w:rsidDel="0025356F">
            <w:delText xml:space="preserve"> ha</w:delText>
          </w:r>
        </w:del>
      </w:ins>
      <w:ins w:id="996" w:author="Klaus Frieler" w:date="2020-07-30T17:06:00Z">
        <w:del w:id="997" w:author="Christopher Corcoran" w:date="2020-08-09T20:07:00Z">
          <w:r w:rsidR="001D7A66" w:rsidDel="0025356F">
            <w:delText>ve</w:delText>
          </w:r>
        </w:del>
      </w:ins>
      <w:ins w:id="998" w:author="Klaus Frieler" w:date="2020-07-24T23:38:00Z">
        <w:del w:id="999" w:author="Christopher Corcoran" w:date="2020-08-09T20:07:00Z">
          <w:r w:rsidR="001C3780" w:rsidDel="0025356F">
            <w:delText xml:space="preserve"> mean BURS closer to 2:1 (2.02</w:delText>
          </w:r>
        </w:del>
      </w:ins>
      <w:ins w:id="1000" w:author="Klaus Frieler" w:date="2020-07-24T23:39:00Z">
        <w:del w:id="1001" w:author="Christopher Corcoran" w:date="2020-08-09T20:07:00Z">
          <w:r w:rsidR="001C3780" w:rsidDel="0025356F">
            <w:delText xml:space="preserve">:1 and 2.14:1). This </w:delText>
          </w:r>
        </w:del>
        <w:del w:id="1002" w:author="Christopher Corcoran" w:date="2020-08-09T19:58:00Z">
          <w:r w:rsidR="001C3780" w:rsidDel="001D1265">
            <w:delText>might be evidence for the fact,</w:delText>
          </w:r>
        </w:del>
        <w:del w:id="1003" w:author="Christopher Corcoran" w:date="2020-08-09T20:07:00Z">
          <w:r w:rsidR="001C3780" w:rsidDel="0025356F">
            <w:delText xml:space="preserve"> that "hard swinging” as stylistic and expressive tools is a later development, as </w:delText>
          </w:r>
        </w:del>
      </w:ins>
      <w:ins w:id="1004" w:author="Klaus Frieler" w:date="2020-07-30T17:07:00Z">
        <w:del w:id="1005" w:author="Christopher Corcoran" w:date="2020-08-09T20:07:00Z">
          <w:r w:rsidR="001D7A66" w:rsidDel="0025356F">
            <w:delText xml:space="preserve">both </w:delText>
          </w:r>
        </w:del>
      </w:ins>
      <w:ins w:id="1006" w:author="Klaus Frieler" w:date="2020-07-24T23:40:00Z">
        <w:del w:id="1007" w:author="Christopher Corcoran" w:date="2020-08-09T20:07:00Z">
          <w:r w:rsidR="001C3780" w:rsidDel="0025356F">
            <w:delText xml:space="preserve">the earlier styles TRADITIONAL and SWING only have a component </w:delText>
          </w:r>
        </w:del>
      </w:ins>
      <w:ins w:id="1008" w:author="Klaus Frieler" w:date="2020-07-30T17:07:00Z">
        <w:del w:id="1009" w:author="Christopher Corcoran" w:date="2020-08-09T20:07:00Z">
          <w:r w:rsidR="001D7A66" w:rsidDel="0025356F">
            <w:delText xml:space="preserve">which </w:delText>
          </w:r>
        </w:del>
      </w:ins>
      <w:ins w:id="1010" w:author="Klaus Frieler" w:date="2020-07-24T23:40:00Z">
        <w:del w:id="1011" w:author="Christopher Corcoran" w:date="2020-08-09T20:07:00Z">
          <w:r w:rsidR="001C3780" w:rsidDel="0025356F">
            <w:delText>is form</w:delText>
          </w:r>
        </w:del>
      </w:ins>
      <w:ins w:id="1012" w:author="Klaus Frieler" w:date="2020-07-24T23:41:00Z">
        <w:del w:id="1013" w:author="Christopher Corcoran" w:date="2020-08-09T20:07:00Z">
          <w:r w:rsidR="001C3780" w:rsidDel="0025356F">
            <w:delText xml:space="preserve">ally in the </w:delText>
          </w:r>
        </w:del>
      </w:ins>
      <w:ins w:id="1014" w:author="Klaus Frieler" w:date="2020-07-30T17:07:00Z">
        <w:del w:id="1015" w:author="Christopher Corcoran" w:date="2020-08-09T20:07:00Z">
          <w:r w:rsidR="001D7A66" w:rsidDel="0025356F">
            <w:delText>‘</w:delText>
          </w:r>
        </w:del>
      </w:ins>
      <w:ins w:id="1016" w:author="Klaus Frieler" w:date="2020-07-24T23:41:00Z">
        <w:del w:id="1017" w:author="Christopher Corcoran" w:date="2020-08-09T20:07:00Z">
          <w:r w:rsidR="001C3780" w:rsidDel="0025356F">
            <w:delText>even</w:delText>
          </w:r>
        </w:del>
      </w:ins>
      <w:ins w:id="1018" w:author="Klaus Frieler" w:date="2020-07-30T17:07:00Z">
        <w:del w:id="1019" w:author="Christopher Corcoran" w:date="2020-08-09T20:07:00Z">
          <w:r w:rsidR="001D7A66" w:rsidDel="0025356F">
            <w:delText>’</w:delText>
          </w:r>
        </w:del>
      </w:ins>
      <w:ins w:id="1020" w:author="Klaus Frieler" w:date="2020-07-24T23:41:00Z">
        <w:del w:id="1021" w:author="Christopher Corcoran" w:date="2020-08-09T20:07:00Z">
          <w:r w:rsidR="001C3780" w:rsidDel="0025356F">
            <w:delText xml:space="preserve"> category, but </w:delText>
          </w:r>
        </w:del>
      </w:ins>
      <w:ins w:id="1022" w:author="Klaus Frieler" w:date="2020-07-30T17:07:00Z">
        <w:del w:id="1023" w:author="Christopher Corcoran" w:date="2020-08-09T20:07:00Z">
          <w:r w:rsidR="001D7A66" w:rsidDel="0025356F">
            <w:delText xml:space="preserve">in fact </w:delText>
          </w:r>
        </w:del>
      </w:ins>
      <w:ins w:id="1024" w:author="Klaus Frieler" w:date="2020-07-24T23:41:00Z">
        <w:del w:id="1025" w:author="Christopher Corcoran" w:date="2020-08-09T20:07:00Z">
          <w:r w:rsidR="001C3780" w:rsidDel="0025356F">
            <w:delText>much closer to 3:2 than to 1:1 (1.37:1 and 1.41:</w:delText>
          </w:r>
        </w:del>
      </w:ins>
      <w:ins w:id="1026" w:author="Klaus Frieler" w:date="2020-07-30T17:07:00Z">
        <w:del w:id="1027" w:author="Christopher Corcoran" w:date="2020-08-09T20:07:00Z">
          <w:r w:rsidR="001D7A66" w:rsidDel="0025356F">
            <w:delText>1</w:delText>
          </w:r>
        </w:del>
      </w:ins>
      <w:ins w:id="1028" w:author="Klaus Frieler" w:date="2020-07-24T23:41:00Z">
        <w:del w:id="1029" w:author="Christopher Corcoran" w:date="2020-08-09T20:07:00Z">
          <w:r w:rsidR="001C3780" w:rsidDel="0025356F">
            <w:delText>)</w:delText>
          </w:r>
        </w:del>
      </w:ins>
      <w:ins w:id="1030" w:author="Klaus Frieler" w:date="2020-07-30T17:07:00Z">
        <w:del w:id="1031" w:author="Christopher Corcoran" w:date="2020-08-09T20:07:00Z">
          <w:r w:rsidR="001D7A66" w:rsidDel="0025356F">
            <w:delText>.</w:delText>
          </w:r>
        </w:del>
      </w:ins>
      <w:ins w:id="1032" w:author="Klaus Frieler" w:date="2020-07-24T23:41:00Z">
        <w:del w:id="1033" w:author="Christopher Corcoran" w:date="2020-08-09T20:07:00Z">
          <w:r w:rsidR="001C3780" w:rsidDel="0025356F">
            <w:delText xml:space="preserve"> </w:delText>
          </w:r>
        </w:del>
      </w:ins>
      <w:ins w:id="1034" w:author="Klaus Frieler" w:date="2020-07-30T17:07:00Z">
        <w:del w:id="1035" w:author="Christopher Corcoran" w:date="2020-08-09T20:07:00Z">
          <w:r w:rsidR="001D7A66" w:rsidDel="0025356F">
            <w:delText xml:space="preserve">This </w:delText>
          </w:r>
        </w:del>
      </w:ins>
      <w:ins w:id="1036" w:author="Klaus Frieler" w:date="2020-07-24T23:41:00Z">
        <w:del w:id="1037" w:author="Christopher Corcoran" w:date="2020-08-09T20:07:00Z">
          <w:r w:rsidR="001C3780" w:rsidDel="0025356F">
            <w:delText xml:space="preserve">one might </w:delText>
          </w:r>
        </w:del>
      </w:ins>
      <w:ins w:id="1038" w:author="Klaus Frieler" w:date="2020-07-30T17:07:00Z">
        <w:del w:id="1039" w:author="Christopher Corcoran" w:date="2020-08-09T20:07:00Z">
          <w:r w:rsidR="001D7A66" w:rsidDel="0025356F">
            <w:delText xml:space="preserve">be </w:delText>
          </w:r>
        </w:del>
      </w:ins>
      <w:ins w:id="1040" w:author="Klaus Frieler" w:date="2020-07-24T23:41:00Z">
        <w:del w:id="1041" w:author="Christopher Corcoran" w:date="2020-08-09T20:07:00Z">
          <w:r w:rsidR="001C3780" w:rsidDel="0025356F">
            <w:delText>called “</w:delText>
          </w:r>
        </w:del>
      </w:ins>
      <w:ins w:id="1042" w:author="Klaus Frieler" w:date="2020-07-30T17:08:00Z">
        <w:del w:id="1043" w:author="Christopher Corcoran" w:date="2020-08-09T20:07:00Z">
          <w:r w:rsidR="001D7A66" w:rsidDel="0025356F">
            <w:delText xml:space="preserve">soft </w:delText>
          </w:r>
        </w:del>
      </w:ins>
      <w:ins w:id="1044" w:author="Klaus Frieler" w:date="2020-07-24T23:41:00Z">
        <w:del w:id="1045" w:author="Christopher Corcoran" w:date="2020-08-09T20:07:00Z">
          <w:r w:rsidR="001C3780" w:rsidDel="0025356F">
            <w:delText xml:space="preserve">swing”. </w:delText>
          </w:r>
        </w:del>
        <w:del w:id="1046" w:author="Christopher Corcoran" w:date="2020-08-09T20:14:00Z">
          <w:r w:rsidR="001C3780" w:rsidDel="0014663C">
            <w:delText>Finally, the</w:delText>
          </w:r>
        </w:del>
      </w:ins>
      <w:ins w:id="1047" w:author="Klaus Frieler" w:date="2020-07-24T23:42:00Z">
        <w:del w:id="1048" w:author="Christopher Corcoran" w:date="2020-08-09T20:14:00Z">
          <w:r w:rsidR="001C3780" w:rsidDel="0014663C">
            <w:delText xml:space="preserve"> FUSION style shows only two even clusters </w:delText>
          </w:r>
        </w:del>
      </w:ins>
      <w:ins w:id="1049" w:author="Klaus Frieler" w:date="2020-07-24T23:52:00Z">
        <w:del w:id="1050" w:author="Christopher Corcoran" w:date="2020-08-09T20:14:00Z">
          <w:r w:rsidR="009F0392" w:rsidDel="0014663C">
            <w:delText>in rather equal proportions (57 % and 43</w:delText>
          </w:r>
        </w:del>
      </w:ins>
      <w:ins w:id="1051" w:author="Klaus Frieler" w:date="2020-07-24T23:53:00Z">
        <w:del w:id="1052" w:author="Christopher Corcoran" w:date="2020-08-09T20:14:00Z">
          <w:r w:rsidR="009F0392" w:rsidDel="0014663C">
            <w:delText> </w:delText>
          </w:r>
        </w:del>
      </w:ins>
      <w:ins w:id="1053" w:author="Klaus Frieler" w:date="2020-07-24T23:52:00Z">
        <w:del w:id="1054" w:author="Christopher Corcoran" w:date="2020-08-09T20:14:00Z">
          <w:r w:rsidR="009F0392" w:rsidDel="0014663C">
            <w:delText>%)</w:delText>
          </w:r>
        </w:del>
      </w:ins>
      <w:ins w:id="1055" w:author="Klaus Frieler" w:date="2020-07-24T23:53:00Z">
        <w:del w:id="1056" w:author="Christopher Corcoran" w:date="2020-08-09T20:14:00Z">
          <w:r w:rsidR="009F0392" w:rsidDel="0014663C">
            <w:delText xml:space="preserve"> </w:delText>
          </w:r>
        </w:del>
      </w:ins>
      <w:ins w:id="1057" w:author="Klaus Frieler" w:date="2020-07-24T23:42:00Z">
        <w:del w:id="1058" w:author="Christopher Corcoran" w:date="2020-08-09T20:14:00Z">
          <w:r w:rsidR="001C3780" w:rsidDel="0014663C">
            <w:delText>with mean BURs of 1:07:1, nearly perfectly binary, and 1</w:delText>
          </w:r>
        </w:del>
      </w:ins>
      <w:ins w:id="1059" w:author="Klaus Frieler" w:date="2020-07-24T23:53:00Z">
        <w:del w:id="1060" w:author="Christopher Corcoran" w:date="2020-08-09T20:14:00Z">
          <w:r w:rsidR="009F0392" w:rsidDel="0014663C">
            <w:delText>.</w:delText>
          </w:r>
        </w:del>
      </w:ins>
      <w:ins w:id="1061" w:author="Klaus Frieler" w:date="2020-07-24T23:42:00Z">
        <w:del w:id="1062" w:author="Christopher Corcoran" w:date="2020-08-09T20:14:00Z">
          <w:r w:rsidR="001C3780" w:rsidDel="0014663C">
            <w:delText>34:1</w:delText>
          </w:r>
        </w:del>
      </w:ins>
      <w:ins w:id="1063" w:author="Klaus Frieler" w:date="2020-07-24T23:52:00Z">
        <w:del w:id="1064" w:author="Christopher Corcoran" w:date="2020-08-09T20:14:00Z">
          <w:r w:rsidR="009F0392" w:rsidDel="0014663C">
            <w:delText>,</w:delText>
          </w:r>
        </w:del>
      </w:ins>
      <w:ins w:id="1065" w:author="Klaus Frieler" w:date="2020-07-24T23:42:00Z">
        <w:del w:id="1066" w:author="Christopher Corcoran" w:date="2020-08-09T20:14:00Z">
          <w:r w:rsidR="001C3780" w:rsidDel="0014663C">
            <w:delText xml:space="preserve"> a very </w:delText>
          </w:r>
        </w:del>
      </w:ins>
      <w:ins w:id="1067" w:author="Klaus Frieler" w:date="2020-07-30T17:08:00Z">
        <w:del w:id="1068" w:author="Christopher Corcoran" w:date="2020-08-09T20:14:00Z">
          <w:r w:rsidR="001D7A66" w:rsidDel="0014663C">
            <w:delText xml:space="preserve">soft </w:delText>
          </w:r>
        </w:del>
      </w:ins>
      <w:ins w:id="1069" w:author="Klaus Frieler" w:date="2020-07-24T23:42:00Z">
        <w:del w:id="1070" w:author="Christopher Corcoran" w:date="2020-08-09T20:14:00Z">
          <w:r w:rsidR="001C3780" w:rsidDel="0014663C">
            <w:delText>swing</w:delText>
          </w:r>
        </w:del>
      </w:ins>
      <w:ins w:id="1071" w:author="Klaus Frieler" w:date="2020-07-24T23:43:00Z">
        <w:del w:id="1072" w:author="Christopher Corcoran" w:date="2020-08-09T20:14:00Z">
          <w:r w:rsidR="001C3780" w:rsidDel="0014663C">
            <w:delText>.</w:delText>
          </w:r>
          <w:r w:rsidR="001C4877" w:rsidDel="0014663C">
            <w:delText xml:space="preserve"> This seems to be congruent with </w:delText>
          </w:r>
        </w:del>
      </w:ins>
      <w:ins w:id="1073" w:author="Klaus Frieler" w:date="2020-07-24T23:44:00Z">
        <w:del w:id="1074" w:author="Christopher Corcoran" w:date="2020-08-09T20:14:00Z">
          <w:r w:rsidR="001C4877" w:rsidDel="0014663C">
            <w:delText xml:space="preserve">the fact that FUSION solos have </w:delText>
          </w:r>
        </w:del>
      </w:ins>
      <w:ins w:id="1075" w:author="Klaus Frieler" w:date="2020-07-24T23:45:00Z">
        <w:del w:id="1076" w:author="Christopher Corcoran" w:date="2020-08-09T20:14:00Z">
          <w:r w:rsidR="001C4877" w:rsidDel="0014663C">
            <w:delText xml:space="preserve">exclusively </w:delText>
          </w:r>
        </w:del>
      </w:ins>
      <w:ins w:id="1077" w:author="Klaus Frieler" w:date="2020-07-24T23:44:00Z">
        <w:del w:id="1078" w:author="Christopher Corcoran" w:date="2020-08-09T20:14:00Z">
          <w:r w:rsidR="001C4877" w:rsidDel="0014663C">
            <w:delText>non-swing feel</w:delText>
          </w:r>
        </w:del>
      </w:ins>
      <w:ins w:id="1079" w:author="Klaus Frieler" w:date="2020-07-24T23:53:00Z">
        <w:del w:id="1080" w:author="Christopher Corcoran" w:date="2020-08-09T20:14:00Z">
          <w:r w:rsidR="009F0392" w:rsidDel="0014663C">
            <w:delText xml:space="preserve">, </w:delText>
          </w:r>
        </w:del>
      </w:ins>
      <w:ins w:id="1081" w:author="Klaus Frieler" w:date="2020-07-24T23:44:00Z">
        <w:del w:id="1082" w:author="Christopher Corcoran" w:date="2020-08-09T20:14:00Z">
          <w:r w:rsidR="001C4877" w:rsidDel="0014663C">
            <w:delText xml:space="preserve">i.e., </w:delText>
          </w:r>
        </w:del>
      </w:ins>
      <w:ins w:id="1083" w:author="Klaus Frieler" w:date="2020-07-30T17:09:00Z">
        <w:del w:id="1084" w:author="Christopher Corcoran" w:date="2020-08-09T20:14:00Z">
          <w:r w:rsidR="001D7A66" w:rsidDel="0014663C">
            <w:delText>m</w:delText>
          </w:r>
        </w:del>
      </w:ins>
      <w:ins w:id="1085" w:author="Klaus Frieler" w:date="2020-07-30T17:08:00Z">
        <w:del w:id="1086" w:author="Christopher Corcoran" w:date="2020-08-09T20:14:00Z">
          <w:r w:rsidR="001D7A66" w:rsidDel="0014663C">
            <w:delText>ain groove</w:delText>
          </w:r>
        </w:del>
      </w:ins>
      <w:ins w:id="1087" w:author="Klaus Frieler" w:date="2020-07-30T17:09:00Z">
        <w:del w:id="1088" w:author="Christopher Corcoran" w:date="2020-08-09T20:14:00Z">
          <w:r w:rsidR="001D7A66" w:rsidDel="0014663C">
            <w:delText>s</w:delText>
          </w:r>
        </w:del>
      </w:ins>
      <w:ins w:id="1089" w:author="Klaus Frieler" w:date="2020-07-30T17:08:00Z">
        <w:del w:id="1090" w:author="Christopher Corcoran" w:date="2020-08-09T20:14:00Z">
          <w:r w:rsidR="001D7A66" w:rsidDel="0014663C">
            <w:delText xml:space="preserve"> which </w:delText>
          </w:r>
        </w:del>
      </w:ins>
      <w:ins w:id="1091" w:author="Klaus Frieler" w:date="2020-07-30T17:09:00Z">
        <w:del w:id="1092" w:author="Christopher Corcoran" w:date="2020-08-09T20:14:00Z">
          <w:r w:rsidR="001D7A66" w:rsidDel="0014663C">
            <w:delText xml:space="preserve">are </w:delText>
          </w:r>
        </w:del>
      </w:ins>
      <w:ins w:id="1093" w:author="Klaus Frieler" w:date="2020-07-24T23:44:00Z">
        <w:del w:id="1094" w:author="Christopher Corcoran" w:date="2020-08-09T20:14:00Z">
          <w:r w:rsidR="001C4877" w:rsidDel="0014663C">
            <w:delText>rock or funk</w:delText>
          </w:r>
        </w:del>
      </w:ins>
      <w:ins w:id="1095" w:author="Klaus Frieler" w:date="2020-07-24T23:53:00Z">
        <w:del w:id="1096" w:author="Christopher Corcoran" w:date="2020-08-09T20:14:00Z">
          <w:r w:rsidR="009F0392" w:rsidDel="0014663C">
            <w:delText>-</w:delText>
          </w:r>
        </w:del>
      </w:ins>
      <w:ins w:id="1097" w:author="Klaus Frieler" w:date="2020-07-24T23:44:00Z">
        <w:del w:id="1098" w:author="Christopher Corcoran" w:date="2020-08-09T20:14:00Z">
          <w:r w:rsidR="001C4877" w:rsidDel="0014663C">
            <w:delText xml:space="preserve">based, </w:delText>
          </w:r>
        </w:del>
      </w:ins>
      <w:ins w:id="1099" w:author="Klaus Frieler" w:date="2020-07-30T17:09:00Z">
        <w:del w:id="1100" w:author="Christopher Corcoran" w:date="2020-08-09T20:14:00Z">
          <w:r w:rsidR="001D7A66" w:rsidDel="0014663C">
            <w:delText xml:space="preserve">and </w:delText>
          </w:r>
        </w:del>
      </w:ins>
      <w:ins w:id="1101" w:author="Klaus Frieler" w:date="2020-07-30T17:08:00Z">
        <w:del w:id="1102" w:author="Christopher Corcoran" w:date="2020-08-09T20:14:00Z">
          <w:r w:rsidR="001D7A66" w:rsidDel="0014663C">
            <w:delText xml:space="preserve">which </w:delText>
          </w:r>
        </w:del>
      </w:ins>
      <w:ins w:id="1103" w:author="Klaus Frieler" w:date="2020-07-30T17:09:00Z">
        <w:del w:id="1104" w:author="Christopher Corcoran" w:date="2020-08-09T20:14:00Z">
          <w:r w:rsidR="001D7A66" w:rsidDel="0014663C">
            <w:delText xml:space="preserve">feature </w:delText>
          </w:r>
        </w:del>
      </w:ins>
      <w:ins w:id="1105" w:author="Klaus Frieler" w:date="2020-07-24T23:44:00Z">
        <w:del w:id="1106" w:author="Christopher Corcoran" w:date="2020-08-09T20:14:00Z">
          <w:r w:rsidR="001C4877" w:rsidDel="0014663C">
            <w:delText>essentially binary</w:delText>
          </w:r>
        </w:del>
      </w:ins>
      <w:ins w:id="1107" w:author="Klaus Frieler" w:date="2020-07-24T23:45:00Z">
        <w:del w:id="1108" w:author="Christopher Corcoran" w:date="2020-08-09T20:14:00Z">
          <w:r w:rsidR="001C4877" w:rsidDel="0014663C">
            <w:delText xml:space="preserve"> rhythm conceptions.</w:delText>
          </w:r>
        </w:del>
      </w:ins>
      <w:ins w:id="1109" w:author="Klaus Frieler" w:date="2020-07-24T23:53:00Z">
        <w:del w:id="1110" w:author="Christopher Corcoran" w:date="2020-08-09T20:14:00Z">
          <w:r w:rsidR="009F0392" w:rsidDel="0014663C">
            <w:delText xml:space="preserve"> Hence, the appearance of the sw</w:delText>
          </w:r>
        </w:del>
      </w:ins>
      <w:ins w:id="1111" w:author="Klaus Frieler" w:date="2020-07-30T17:09:00Z">
        <w:del w:id="1112" w:author="Christopher Corcoran" w:date="2020-08-09T20:14:00Z">
          <w:r w:rsidR="001D7A66" w:rsidDel="0014663C">
            <w:delText>u</w:delText>
          </w:r>
        </w:del>
      </w:ins>
      <w:ins w:id="1113" w:author="Klaus Frieler" w:date="2020-07-24T23:53:00Z">
        <w:del w:id="1114" w:author="Christopher Corcoran" w:date="2020-08-09T20:14:00Z">
          <w:r w:rsidR="009F0392" w:rsidDel="0014663C">
            <w:delText>ng cluster</w:delText>
          </w:r>
        </w:del>
      </w:ins>
      <w:ins w:id="1115" w:author="Klaus Frieler" w:date="2020-07-30T17:09:00Z">
        <w:del w:id="1116" w:author="Christopher Corcoran" w:date="2020-08-09T20:14:00Z">
          <w:r w:rsidR="001D7A66" w:rsidDel="0014663C">
            <w:delText>, in fact,</w:delText>
          </w:r>
        </w:del>
      </w:ins>
      <w:ins w:id="1117" w:author="Klaus Frieler" w:date="2020-07-24T23:53:00Z">
        <w:del w:id="1118" w:author="Christopher Corcoran" w:date="2020-08-09T20:14:00Z">
          <w:r w:rsidR="009F0392" w:rsidDel="0014663C">
            <w:delText xml:space="preserve"> </w:delText>
          </w:r>
        </w:del>
      </w:ins>
      <w:ins w:id="1119" w:author="Klaus Frieler" w:date="2020-07-30T17:09:00Z">
        <w:del w:id="1120" w:author="Christopher Corcoran" w:date="2020-08-09T20:14:00Z">
          <w:r w:rsidR="001D7A66" w:rsidDel="0014663C">
            <w:delText xml:space="preserve">is </w:delText>
          </w:r>
        </w:del>
      </w:ins>
      <w:ins w:id="1121" w:author="Klaus Frieler" w:date="2020-07-30T17:10:00Z">
        <w:del w:id="1122" w:author="Christopher Corcoran" w:date="2020-08-09T20:14:00Z">
          <w:r w:rsidR="001D7A66" w:rsidDel="0014663C">
            <w:delText xml:space="preserve">rather </w:delText>
          </w:r>
        </w:del>
      </w:ins>
      <w:ins w:id="1123" w:author="Klaus Frieler" w:date="2020-07-30T17:09:00Z">
        <w:del w:id="1124" w:author="Christopher Corcoran" w:date="2020-08-09T20:14:00Z">
          <w:r w:rsidR="001D7A66" w:rsidDel="0014663C">
            <w:delText>unexpected</w:delText>
          </w:r>
        </w:del>
      </w:ins>
      <w:ins w:id="1125" w:author="Klaus Frieler" w:date="2020-07-24T23:54:00Z">
        <w:del w:id="1126" w:author="Christopher Corcoran" w:date="2020-08-09T20:14:00Z">
          <w:r w:rsidR="009F0392" w:rsidDel="0014663C">
            <w:delText>.</w:delText>
          </w:r>
        </w:del>
      </w:ins>
    </w:p>
    <w:p w14:paraId="7736E7BC" w14:textId="7F802960" w:rsidR="00CF366B" w:rsidDel="001C3780" w:rsidRDefault="30F76C6A" w:rsidP="30F76C6A">
      <w:pPr>
        <w:spacing w:after="120" w:line="276" w:lineRule="auto"/>
        <w:jc w:val="both"/>
        <w:rPr>
          <w:del w:id="1127" w:author="Klaus Frieler" w:date="2020-07-24T23:39:00Z"/>
        </w:rPr>
      </w:pPr>
      <w:del w:id="1128" w:author="Klaus Frieler" w:date="2020-07-24T23:39:00Z">
        <w:r w:rsidDel="001C3780">
          <w:delText xml:space="preserve">However, running GMM on all solos and then aggregating them by style and BUR-group revealed a swung component for all but one style, with mean BURs ranging from 1.79:1 in “swing” to 2.88:1 in “fusion”. Interestingly, the styles “traditional” and “swing” exhibited the least swung eights. In all “traditional” solos we found only one component with a mean BUR of 1.22:1. Paradoxically the “swing” solos exhibited the lowest swing component of all styles. This suggests that the stereotypical 2:1 BUR may not stem from the “swing” style, but rather from uneven beat divisions being used in other jazz styles. Naturally, uneven subdivisions can stem from other musical factors than swing: For example, the “fusion” style’s large BUR value, which approaches a dotted eighth-plus-sixteenth-note ratio of 3:1, is possibly a result of these solos being played over non-swing rhythm feels emphasising a sixteenth-note grid, which may contribute to elevated BURs. </w:delText>
        </w:r>
      </w:del>
    </w:p>
    <w:p w14:paraId="511EF0D3" w14:textId="77777777" w:rsidR="00F17428" w:rsidRDefault="00F17428" w:rsidP="001859EB">
      <w:pPr>
        <w:spacing w:after="120" w:line="276" w:lineRule="auto"/>
        <w:jc w:val="both"/>
      </w:pPr>
    </w:p>
    <w:p w14:paraId="2B09BA8D" w14:textId="2F467C47" w:rsidR="00F17428" w:rsidRPr="00F17428" w:rsidRDefault="00F17428" w:rsidP="005B3226">
      <w:pPr>
        <w:pStyle w:val="berschrift3"/>
      </w:pPr>
      <w:r w:rsidRPr="00F17428">
        <w:t>Differences between performers</w:t>
      </w:r>
    </w:p>
    <w:p w14:paraId="1547DEE9" w14:textId="1CADB965" w:rsidR="001859EB" w:rsidRPr="00B13F95" w:rsidRDefault="30F76C6A" w:rsidP="001859EB">
      <w:pPr>
        <w:spacing w:after="120" w:line="276" w:lineRule="auto"/>
        <w:jc w:val="both"/>
      </w:pPr>
      <w:r>
        <w:t>When pooling GMM component by individual performers, we found noticeable differences. Figure 5 shows the data for performers who are represented</w:t>
      </w:r>
      <w:r w:rsidR="008A4A18">
        <w:t xml:space="preserve"> </w:t>
      </w:r>
      <w:r>
        <w:t xml:space="preserve">with at least </w:t>
      </w:r>
      <w:del w:id="1129" w:author="Christopher Corcoran" w:date="2020-08-09T20:22:00Z">
        <w:r w:rsidDel="00296AB2">
          <w:delText xml:space="preserve">six </w:delText>
        </w:r>
      </w:del>
      <w:ins w:id="1130" w:author="Christopher Corcoran" w:date="2020-08-09T20:22:00Z">
        <w:r w:rsidR="00296AB2">
          <w:t xml:space="preserve">five </w:t>
        </w:r>
      </w:ins>
      <w:r>
        <w:t xml:space="preserve">solos in the WJD. </w:t>
      </w:r>
    </w:p>
    <w:p w14:paraId="013F4553" w14:textId="77777777" w:rsidR="001859EB" w:rsidRPr="00B13F95" w:rsidRDefault="001859EB" w:rsidP="001859EB">
      <w:pPr>
        <w:spacing w:after="120" w:line="276" w:lineRule="auto"/>
        <w:jc w:val="center"/>
      </w:pPr>
      <w:r w:rsidRPr="00B13F95">
        <w:rPr>
          <w:noProof/>
          <w:lang w:val="en-US"/>
        </w:rPr>
        <w:lastRenderedPageBreak/>
        <w:drawing>
          <wp:inline distT="0" distB="0" distL="0" distR="0" wp14:anchorId="588994D9" wp14:editId="024C3135">
            <wp:extent cx="4111049" cy="6510974"/>
            <wp:effectExtent l="0" t="0" r="381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r_comp_by_performer.png"/>
                    <pic:cNvPicPr/>
                  </pic:nvPicPr>
                  <pic:blipFill>
                    <a:blip r:embed="rId19"/>
                    <a:stretch>
                      <a:fillRect/>
                    </a:stretch>
                  </pic:blipFill>
                  <pic:spPr>
                    <a:xfrm>
                      <a:off x="0" y="0"/>
                      <a:ext cx="4111049" cy="6510974"/>
                    </a:xfrm>
                    <a:prstGeom prst="rect">
                      <a:avLst/>
                    </a:prstGeom>
                  </pic:spPr>
                </pic:pic>
              </a:graphicData>
            </a:graphic>
          </wp:inline>
        </w:drawing>
      </w:r>
    </w:p>
    <w:p w14:paraId="735328DD" w14:textId="48EB82D3" w:rsidR="001859EB" w:rsidRPr="00B13F95" w:rsidRDefault="30F76C6A" w:rsidP="001859EB">
      <w:pPr>
        <w:pStyle w:val="Beschriftung"/>
        <w:jc w:val="both"/>
      </w:pPr>
      <w:r>
        <w:t xml:space="preserve">Figure </w:t>
      </w:r>
      <w:r w:rsidR="001859EB">
        <w:fldChar w:fldCharType="begin"/>
      </w:r>
      <w:r w:rsidR="001859EB">
        <w:instrText xml:space="preserve"> SEQ Figure \* ARABIC </w:instrText>
      </w:r>
      <w:r w:rsidR="001859EB">
        <w:fldChar w:fldCharType="separate"/>
      </w:r>
      <w:r w:rsidR="005B3226">
        <w:rPr>
          <w:noProof/>
        </w:rPr>
        <w:t>5</w:t>
      </w:r>
      <w:r w:rsidR="001859EB">
        <w:fldChar w:fldCharType="end"/>
      </w:r>
      <w:r>
        <w:t xml:space="preserve">. Pooled GMM components for performers with at least </w:t>
      </w:r>
      <w:ins w:id="1131" w:author="Klaus Frieler" w:date="2020-07-17T20:13:00Z">
        <w:r w:rsidR="005C75E1">
          <w:t>5</w:t>
        </w:r>
      </w:ins>
      <w:r>
        <w:t xml:space="preserve"> solos in the WJD. </w:t>
      </w:r>
      <w:del w:id="1132" w:author="Christopher Corcoran" w:date="2020-08-09T20:23:00Z">
        <w:r w:rsidDel="00923872">
          <w:delText xml:space="preserve">Only performers with at least 5 solos in the WJD are shown. </w:delText>
        </w:r>
      </w:del>
      <w:ins w:id="1133" w:author="Christopher Corcoran" w:date="2020-08-09T20:23:00Z">
        <w:r w:rsidR="00923872">
          <w:t>The n</w:t>
        </w:r>
      </w:ins>
      <w:ins w:id="1134" w:author="Klaus Frieler" w:date="2020-07-17T20:13:00Z">
        <w:del w:id="1135" w:author="Christopher Corcoran" w:date="2020-08-09T20:23:00Z">
          <w:r w:rsidR="005C75E1" w:rsidDel="00923872">
            <w:delText>N</w:delText>
          </w:r>
        </w:del>
        <w:r w:rsidR="005C75E1">
          <w:t xml:space="preserve">umber in brackets </w:t>
        </w:r>
      </w:ins>
      <w:ins w:id="1136" w:author="Christopher Corcoran" w:date="2020-08-09T20:23:00Z">
        <w:r w:rsidR="00923872">
          <w:t xml:space="preserve">following a performer’s name </w:t>
        </w:r>
      </w:ins>
      <w:ins w:id="1137" w:author="Klaus Frieler" w:date="2020-07-17T20:13:00Z">
        <w:r w:rsidR="005C75E1">
          <w:t>indicate</w:t>
        </w:r>
      </w:ins>
      <w:ins w:id="1138" w:author="Christopher Corcoran" w:date="2020-08-09T20:23:00Z">
        <w:r w:rsidR="00923872">
          <w:t>s the</w:t>
        </w:r>
      </w:ins>
      <w:ins w:id="1139" w:author="Klaus Frieler" w:date="2020-07-17T20:13:00Z">
        <w:r w:rsidR="005C75E1">
          <w:t xml:space="preserve"> number of </w:t>
        </w:r>
      </w:ins>
      <w:ins w:id="1140" w:author="Christopher Corcoran" w:date="2020-08-09T20:23:00Z">
        <w:r w:rsidR="00923872">
          <w:t xml:space="preserve">examined </w:t>
        </w:r>
      </w:ins>
      <w:ins w:id="1141" w:author="Klaus Frieler" w:date="2020-07-17T20:13:00Z">
        <w:r w:rsidR="005C75E1">
          <w:t xml:space="preserve">swing triples. </w:t>
        </w:r>
      </w:ins>
      <w:r>
        <w:t xml:space="preserve">Point colours indicate BUR types: Blue: “swung”, </w:t>
      </w:r>
      <w:del w:id="1142" w:author="Christopher Corcoran" w:date="2020-08-09T20:27:00Z">
        <w:r w:rsidDel="00923872">
          <w:delText>red</w:delText>
        </w:r>
      </w:del>
      <w:ins w:id="1143" w:author="Christopher Corcoran" w:date="2020-08-09T20:27:00Z">
        <w:r w:rsidR="00923872">
          <w:t>green</w:t>
        </w:r>
      </w:ins>
      <w:r>
        <w:t xml:space="preserve">: “even”, </w:t>
      </w:r>
      <w:del w:id="1144" w:author="Christopher Corcoran" w:date="2020-08-09T20:27:00Z">
        <w:r w:rsidDel="00923872">
          <w:delText>green</w:delText>
        </w:r>
      </w:del>
      <w:ins w:id="1145" w:author="Christopher Corcoran" w:date="2020-08-09T20:27:00Z">
        <w:r w:rsidR="00923872">
          <w:t>red</w:t>
        </w:r>
      </w:ins>
      <w:r>
        <w:t>: “snap”. Dashed lines represent BURs of 1:2, 1:1</w:t>
      </w:r>
      <w:ins w:id="1146" w:author="Christopher Corcoran" w:date="2020-08-09T20:26:00Z">
        <w:r w:rsidR="00923872">
          <w:t>,</w:t>
        </w:r>
      </w:ins>
      <w:r>
        <w:t xml:space="preserve"> </w:t>
      </w:r>
      <w:del w:id="1147" w:author="Christopher Corcoran" w:date="2020-08-09T20:26:00Z">
        <w:r w:rsidDel="00923872">
          <w:delText xml:space="preserve">and </w:delText>
        </w:r>
      </w:del>
      <w:r>
        <w:t>2:1</w:t>
      </w:r>
      <w:ins w:id="1148" w:author="Christopher Corcoran" w:date="2020-08-09T20:26:00Z">
        <w:r w:rsidR="00923872">
          <w:t>, 3:1</w:t>
        </w:r>
      </w:ins>
      <w:r>
        <w:t xml:space="preserve">. Point size is proportional to probability mass of the components. </w:t>
      </w:r>
    </w:p>
    <w:p w14:paraId="582F3E43" w14:textId="092B652F" w:rsidR="00401256" w:rsidRPr="00B13F95" w:rsidRDefault="00E8730C" w:rsidP="30F76C6A">
      <w:pPr>
        <w:spacing w:after="120" w:line="276" w:lineRule="auto"/>
        <w:jc w:val="both"/>
      </w:pPr>
      <w:ins w:id="1149" w:author="Christopher Corcoran" w:date="2020-08-09T20:31:00Z">
        <w:r>
          <w:t xml:space="preserve">As Figure 5 shows, </w:t>
        </w:r>
      </w:ins>
      <w:ins w:id="1150" w:author="Christopher Corcoran" w:date="2020-08-16T15:08:00Z">
        <w:r w:rsidR="00EF2F43">
          <w:t>for many</w:t>
        </w:r>
      </w:ins>
      <w:del w:id="1151" w:author="Christopher Corcoran" w:date="2020-08-09T20:31:00Z">
        <w:r w:rsidR="30F76C6A" w:rsidDel="00E8730C">
          <w:delText>F</w:delText>
        </w:r>
      </w:del>
      <w:del w:id="1152" w:author="Christopher Corcoran" w:date="2020-08-16T15:08:00Z">
        <w:r w:rsidR="30F76C6A" w:rsidDel="00EF2F43">
          <w:delText xml:space="preserve">or </w:delText>
        </w:r>
      </w:del>
      <w:del w:id="1153" w:author="Christopher Corcoran" w:date="2020-08-09T20:36:00Z">
        <w:r w:rsidR="30F76C6A" w:rsidDel="006670E8">
          <w:delText xml:space="preserve">most </w:delText>
        </w:r>
      </w:del>
      <w:ins w:id="1154" w:author="Christopher Corcoran" w:date="2020-08-09T20:36:00Z">
        <w:r w:rsidR="006670E8">
          <w:t xml:space="preserve"> </w:t>
        </w:r>
      </w:ins>
      <w:r w:rsidR="30F76C6A">
        <w:t>performers</w:t>
      </w:r>
      <w:del w:id="1155" w:author="Christopher Corcoran" w:date="2020-08-09T20:36:00Z">
        <w:r w:rsidR="30F76C6A" w:rsidDel="006670E8">
          <w:delText>,</w:delText>
        </w:r>
      </w:del>
      <w:r w:rsidR="30F76C6A">
        <w:t xml:space="preserve"> we only found an ‘even’-type component</w:t>
      </w:r>
      <w:del w:id="1156" w:author="Christopher Corcoran" w:date="2020-08-09T20:29:00Z">
        <w:r w:rsidR="30F76C6A" w:rsidDel="00CB3FAB">
          <w:delText>, sometime two of them</w:delText>
        </w:r>
      </w:del>
      <w:ins w:id="1157" w:author="Christopher Corcoran" w:date="2020-08-09T20:31:00Z">
        <w:r>
          <w:t xml:space="preserve">, </w:t>
        </w:r>
      </w:ins>
      <w:ins w:id="1158" w:author="Christopher Corcoran" w:date="2020-08-16T15:08:00Z">
        <w:r w:rsidR="00EF2F43">
          <w:t>with only few performers exhibiting</w:t>
        </w:r>
      </w:ins>
      <w:del w:id="1159" w:author="Christopher Corcoran" w:date="2020-08-09T20:31:00Z">
        <w:r w:rsidR="30F76C6A" w:rsidDel="00E8730C">
          <w:delText>.</w:delText>
        </w:r>
      </w:del>
      <w:del w:id="1160" w:author="Christopher Corcoran" w:date="2020-08-16T15:08:00Z">
        <w:r w:rsidR="30F76C6A" w:rsidDel="00EF2F43">
          <w:delText xml:space="preserve"> </w:delText>
        </w:r>
      </w:del>
      <w:del w:id="1161" w:author="Christopher Corcoran" w:date="2020-08-09T20:31:00Z">
        <w:r w:rsidR="30F76C6A" w:rsidDel="00E8730C">
          <w:delText>O</w:delText>
        </w:r>
      </w:del>
      <w:del w:id="1162" w:author="Christopher Corcoran" w:date="2020-08-16T15:08:00Z">
        <w:r w:rsidR="30F76C6A" w:rsidDel="00EF2F43">
          <w:delText xml:space="preserve">nly </w:delText>
        </w:r>
      </w:del>
      <w:del w:id="1163" w:author="Christopher Corcoran" w:date="2020-08-09T20:30:00Z">
        <w:r w:rsidR="30F76C6A" w:rsidDel="00CB3FAB">
          <w:delText xml:space="preserve">two </w:delText>
        </w:r>
      </w:del>
      <w:del w:id="1164" w:author="Christopher Corcoran" w:date="2020-08-16T15:08:00Z">
        <w:r w:rsidR="30F76C6A" w:rsidDel="00EF2F43">
          <w:delText xml:space="preserve">performers </w:delText>
        </w:r>
      </w:del>
      <w:del w:id="1165" w:author="Christopher Corcoran" w:date="2020-08-09T20:30:00Z">
        <w:r w:rsidR="30F76C6A" w:rsidDel="00CB3FAB">
          <w:delText>(Don Ellis and Canno</w:delText>
        </w:r>
        <w:r w:rsidR="00C11904" w:rsidDel="00CB3FAB">
          <w:delText>n</w:delText>
        </w:r>
        <w:r w:rsidR="30F76C6A" w:rsidDel="00CB3FAB">
          <w:delText xml:space="preserve">ball Adderley) </w:delText>
        </w:r>
      </w:del>
      <w:del w:id="1166" w:author="Christopher Corcoran" w:date="2020-08-16T15:08:00Z">
        <w:r w:rsidR="30F76C6A" w:rsidDel="00EF2F43">
          <w:delText>exhibit</w:delText>
        </w:r>
      </w:del>
      <w:del w:id="1167" w:author="Christopher Corcoran" w:date="2020-08-09T20:31:00Z">
        <w:r w:rsidR="30F76C6A" w:rsidDel="00E8730C">
          <w:delText>ed</w:delText>
        </w:r>
      </w:del>
      <w:r w:rsidR="30F76C6A">
        <w:t xml:space="preserve"> a low ‘swung’-type component instead of an ‘even’ one. </w:t>
      </w:r>
      <w:ins w:id="1168" w:author="Christopher Corcoran" w:date="2020-08-16T15:08:00Z">
        <w:r w:rsidR="00EF2F43">
          <w:t>However, for a number of performers we</w:t>
        </w:r>
      </w:ins>
      <w:del w:id="1169" w:author="Christopher Corcoran" w:date="2020-08-09T20:31:00Z">
        <w:r w:rsidR="30F76C6A" w:rsidDel="00E8730C">
          <w:delText>F</w:delText>
        </w:r>
      </w:del>
      <w:del w:id="1170" w:author="Christopher Corcoran" w:date="2020-08-16T15:08:00Z">
        <w:r w:rsidR="30F76C6A" w:rsidDel="00EF2F43">
          <w:delText xml:space="preserve">or a </w:delText>
        </w:r>
      </w:del>
      <w:del w:id="1171" w:author="Christopher Corcoran" w:date="2020-08-09T20:30:00Z">
        <w:r w:rsidR="30F76C6A" w:rsidDel="00E8730C">
          <w:delText xml:space="preserve">small </w:delText>
        </w:r>
      </w:del>
      <w:del w:id="1172" w:author="Christopher Corcoran" w:date="2020-08-16T15:08:00Z">
        <w:r w:rsidR="30F76C6A" w:rsidDel="00EF2F43">
          <w:delText>number of performers, we</w:delText>
        </w:r>
      </w:del>
      <w:r w:rsidR="30F76C6A">
        <w:t xml:space="preserve"> </w:t>
      </w:r>
      <w:ins w:id="1173" w:author="Christopher Corcoran" w:date="2020-08-09T20:36:00Z">
        <w:r w:rsidR="006670E8">
          <w:t xml:space="preserve">also found a </w:t>
        </w:r>
        <w:r w:rsidR="006670E8">
          <w:lastRenderedPageBreak/>
          <w:t xml:space="preserve">secondary ‘swung’ type component in addition to </w:t>
        </w:r>
      </w:ins>
      <w:del w:id="1174" w:author="Christopher Corcoran" w:date="2020-08-09T20:36:00Z">
        <w:r w:rsidR="30F76C6A" w:rsidDel="006670E8">
          <w:delText xml:space="preserve">found </w:delText>
        </w:r>
      </w:del>
      <w:r w:rsidR="30F76C6A">
        <w:t>a primary ‘even’ type</w:t>
      </w:r>
      <w:del w:id="1175" w:author="Christopher Corcoran" w:date="2020-08-09T20:36:00Z">
        <w:r w:rsidR="30F76C6A" w:rsidDel="006670E8">
          <w:delText xml:space="preserve"> and a secondary ‘swung’ type component</w:delText>
        </w:r>
      </w:del>
      <w:r w:rsidR="30F76C6A">
        <w:t xml:space="preserve">. Noticeably, </w:t>
      </w:r>
      <w:del w:id="1176" w:author="Christopher Corcoran" w:date="2020-08-09T20:30:00Z">
        <w:r w:rsidR="30F76C6A" w:rsidDel="00E8730C">
          <w:delText xml:space="preserve">wherever </w:delText>
        </w:r>
      </w:del>
      <w:ins w:id="1177" w:author="Christopher Corcoran" w:date="2020-08-09T20:30:00Z">
        <w:r>
          <w:t xml:space="preserve">in the majority of cases where </w:t>
        </w:r>
      </w:ins>
      <w:r w:rsidR="30F76C6A">
        <w:t xml:space="preserve">we found such a secondary ‘swing’ type component, its BUR </w:t>
      </w:r>
      <w:ins w:id="1178" w:author="Christopher Corcoran" w:date="2020-08-09T20:31:00Z">
        <w:r>
          <w:t xml:space="preserve">approached or </w:t>
        </w:r>
      </w:ins>
      <w:r w:rsidR="30F76C6A">
        <w:t>exceeded 2:1</w:t>
      </w:r>
      <w:del w:id="1179" w:author="Christopher Corcoran" w:date="2020-08-09T20:31:00Z">
        <w:r w:rsidR="30F76C6A" w:rsidDel="00E8730C">
          <w:delText xml:space="preserve"> (e.g.</w:delText>
        </w:r>
        <w:r w:rsidR="001D7A66" w:rsidDel="00E8730C">
          <w:delText>,</w:delText>
        </w:r>
        <w:r w:rsidR="30F76C6A" w:rsidDel="00E8730C">
          <w:delText xml:space="preserve"> Coleman Hawkins, Freddie Hubbard, Steve Coleman)</w:delText>
        </w:r>
      </w:del>
      <w:r w:rsidR="30F76C6A">
        <w:t xml:space="preserve">. This suggests that those among selected performers who tend to divide their eighth-note </w:t>
      </w:r>
      <w:r w:rsidR="001D7A66">
        <w:t xml:space="preserve">phrasing </w:t>
      </w:r>
      <w:r w:rsidR="30F76C6A">
        <w:t xml:space="preserve">into </w:t>
      </w:r>
      <w:r w:rsidR="001D7A66">
        <w:t>‘</w:t>
      </w:r>
      <w:r w:rsidR="30F76C6A">
        <w:t>even</w:t>
      </w:r>
      <w:r w:rsidR="001D7A66">
        <w:t>’</w:t>
      </w:r>
      <w:r w:rsidR="30F76C6A">
        <w:t xml:space="preserve"> and </w:t>
      </w:r>
      <w:r w:rsidR="001D7A66">
        <w:t>‘</w:t>
      </w:r>
      <w:del w:id="1180" w:author="Christopher Corcoran" w:date="2020-08-09T20:32:00Z">
        <w:r w:rsidR="30F76C6A" w:rsidDel="00E8730C">
          <w:delText>sw</w:delText>
        </w:r>
        <w:r w:rsidR="001D7A66" w:rsidDel="00E8730C">
          <w:delText>z</w:delText>
        </w:r>
        <w:r w:rsidR="30F76C6A" w:rsidDel="00E8730C">
          <w:delText>ng</w:delText>
        </w:r>
      </w:del>
      <w:ins w:id="1181" w:author="Christopher Corcoran" w:date="2020-08-09T20:32:00Z">
        <w:r>
          <w:t>swung</w:t>
        </w:r>
      </w:ins>
      <w:r w:rsidR="001D7A66">
        <w:t>’ types</w:t>
      </w:r>
      <w:r w:rsidR="30F76C6A">
        <w:t>, tend to play the swung eighths particularly uneve</w:t>
      </w:r>
      <w:ins w:id="1182" w:author="Christopher Corcoran" w:date="2020-08-09T20:37:00Z">
        <w:r w:rsidR="006670E8">
          <w:t xml:space="preserve">n—possibly </w:t>
        </w:r>
      </w:ins>
      <w:del w:id="1183" w:author="Christopher Corcoran" w:date="2020-08-09T20:37:00Z">
        <w:r w:rsidR="30F76C6A" w:rsidDel="006670E8">
          <w:delText>n</w:delText>
        </w:r>
        <w:r w:rsidR="001D7A66" w:rsidDel="006670E8">
          <w:delText xml:space="preserve">, probably </w:delText>
        </w:r>
      </w:del>
      <w:r w:rsidR="001D7A66">
        <w:t xml:space="preserve">to enhance </w:t>
      </w:r>
      <w:ins w:id="1184" w:author="Christopher Corcoran" w:date="2020-08-09T20:32:00Z">
        <w:r w:rsidR="006670E8">
          <w:t xml:space="preserve">the contrast with even rhythms. </w:t>
        </w:r>
      </w:ins>
      <w:del w:id="1185" w:author="Christopher Corcoran" w:date="2020-08-09T20:32:00Z">
        <w:r w:rsidR="001D7A66" w:rsidDel="006670E8">
          <w:delText>solo-internal contrast</w:delText>
        </w:r>
        <w:r w:rsidR="30F76C6A" w:rsidDel="006670E8">
          <w:delText xml:space="preserve"> </w:delText>
        </w:r>
      </w:del>
      <w:r w:rsidR="30F76C6A">
        <w:t>For these musicians, the stereotypical 2:1 conception of a BUR seems to hold</w:t>
      </w:r>
      <w:ins w:id="1186" w:author="Christopher Corcoran" w:date="2020-08-16T15:10:00Z">
        <w:r w:rsidR="00EF2F43">
          <w:t>. For some it may even be an underestimation</w:t>
        </w:r>
      </w:ins>
      <w:ins w:id="1187" w:author="Christopher Corcoran" w:date="2020-08-09T20:33:00Z">
        <w:r w:rsidR="006670E8">
          <w:t xml:space="preserve">, </w:t>
        </w:r>
      </w:ins>
      <w:ins w:id="1188" w:author="Christopher Corcoran" w:date="2020-08-16T15:10:00Z">
        <w:r w:rsidR="00EF2F43">
          <w:t>since we found</w:t>
        </w:r>
      </w:ins>
      <w:ins w:id="1189" w:author="Christopher Corcoran" w:date="2020-08-09T20:33:00Z">
        <w:r w:rsidR="006670E8">
          <w:t xml:space="preserve"> </w:t>
        </w:r>
      </w:ins>
      <w:ins w:id="1190" w:author="Christopher Corcoran" w:date="2020-08-09T20:34:00Z">
        <w:r w:rsidR="006670E8">
          <w:t xml:space="preserve">a small number </w:t>
        </w:r>
      </w:ins>
      <w:ins w:id="1191" w:author="Christopher Corcoran" w:date="2020-08-16T15:10:00Z">
        <w:r w:rsidR="00EF2F43">
          <w:t xml:space="preserve">of musicians </w:t>
        </w:r>
      </w:ins>
      <w:ins w:id="1192" w:author="Christopher Corcoran" w:date="2020-08-09T20:34:00Z">
        <w:r w:rsidR="006670E8">
          <w:t>play with BURs approaching or even surpassing a BUR of 3:1 (Woody Shaw, Steve Coleman,</w:t>
        </w:r>
      </w:ins>
      <w:ins w:id="1193" w:author="Christopher Corcoran" w:date="2020-08-09T20:35:00Z">
        <w:r w:rsidR="006670E8">
          <w:t xml:space="preserve"> Sonny Stitt, Coleman Hawkins, Don Ellis)</w:t>
        </w:r>
      </w:ins>
      <w:r w:rsidR="30F76C6A">
        <w:t xml:space="preserve">. However, </w:t>
      </w:r>
      <w:ins w:id="1194" w:author="Christopher Corcoran" w:date="2020-08-09T20:38:00Z">
        <w:r w:rsidR="00FC2C48">
          <w:t xml:space="preserve">on the whole </w:t>
        </w:r>
      </w:ins>
      <w:r w:rsidR="30F76C6A">
        <w:t xml:space="preserve">the majority of selected performers tend to play </w:t>
      </w:r>
      <w:del w:id="1195" w:author="Christopher Corcoran" w:date="2020-08-09T20:38:00Z">
        <w:r w:rsidR="30F76C6A" w:rsidDel="00FC2C48">
          <w:delText xml:space="preserve">only </w:delText>
        </w:r>
      </w:del>
      <w:ins w:id="1196" w:author="Christopher Corcoran" w:date="2020-08-09T20:38:00Z">
        <w:r w:rsidR="00FC2C48">
          <w:t xml:space="preserve">primarily </w:t>
        </w:r>
      </w:ins>
      <w:r w:rsidR="30F76C6A">
        <w:t>slightly uneven, nearly straight eighths</w:t>
      </w:r>
      <w:del w:id="1197" w:author="Christopher Corcoran" w:date="2020-08-09T20:38:00Z">
        <w:r w:rsidR="30F76C6A" w:rsidDel="00FC2C48">
          <w:delText xml:space="preserve"> on average (including Herbie Hancock, Zoot Sims, Wayne Shorter, Bob Berg, and John Coltrane)</w:delText>
        </w:r>
      </w:del>
      <w:r w:rsidR="30F76C6A">
        <w:t xml:space="preserve">. </w:t>
      </w:r>
      <w:ins w:id="1198" w:author="Christopher Corcoran" w:date="2020-08-09T20:38:00Z">
        <w:r w:rsidR="00FC2C48">
          <w:t xml:space="preserve">This again </w:t>
        </w:r>
      </w:ins>
      <w:ins w:id="1199" w:author="Christopher Corcoran" w:date="2020-08-09T20:39:00Z">
        <w:r w:rsidR="00970092">
          <w:t>supports</w:t>
        </w:r>
      </w:ins>
      <w:ins w:id="1200" w:author="Christopher Corcoran" w:date="2020-08-09T20:38:00Z">
        <w:r w:rsidR="00FC2C48">
          <w:t xml:space="preserve"> our earlier observation that a BUR of 2:1 is not </w:t>
        </w:r>
      </w:ins>
      <w:ins w:id="1201" w:author="Christopher Corcoran" w:date="2020-08-09T20:39:00Z">
        <w:r w:rsidR="004725F5">
          <w:t>the norm</w:t>
        </w:r>
      </w:ins>
      <w:ins w:id="1202" w:author="Christopher Corcoran" w:date="2020-08-09T20:38:00Z">
        <w:r w:rsidR="00FC2C48">
          <w:t xml:space="preserve"> among </w:t>
        </w:r>
      </w:ins>
      <w:ins w:id="1203" w:author="Christopher Corcoran" w:date="2020-08-09T20:39:00Z">
        <w:r w:rsidR="004725F5">
          <w:t xml:space="preserve">jazz </w:t>
        </w:r>
      </w:ins>
      <w:ins w:id="1204" w:author="Christopher Corcoran" w:date="2020-08-09T20:38:00Z">
        <w:r w:rsidR="00FC2C48">
          <w:t xml:space="preserve">soloists. </w:t>
        </w:r>
      </w:ins>
    </w:p>
    <w:p w14:paraId="142851B6" w14:textId="77777777" w:rsidR="004416C7" w:rsidRPr="00B13F95" w:rsidRDefault="004416C7" w:rsidP="00B1374C">
      <w:pPr>
        <w:pStyle w:val="Listenabsatz"/>
      </w:pPr>
    </w:p>
    <w:p w14:paraId="6D973401" w14:textId="77777777" w:rsidR="008B2FF5" w:rsidRPr="00B13F95" w:rsidRDefault="008B2FF5" w:rsidP="008B2FF5"/>
    <w:p w14:paraId="013C6E10" w14:textId="498D33F1" w:rsidR="00A17FDC" w:rsidRDefault="005B3226" w:rsidP="005B3226">
      <w:pPr>
        <w:pStyle w:val="berschrift2"/>
      </w:pPr>
      <w:r>
        <w:t xml:space="preserve">4. </w:t>
      </w:r>
      <w:r w:rsidR="00A17FDC" w:rsidRPr="00B13F95">
        <w:t>Discussion</w:t>
      </w:r>
    </w:p>
    <w:p w14:paraId="29C1F6C4" w14:textId="38494E04" w:rsidR="00714DBF" w:rsidRDefault="0F425204" w:rsidP="0F425204">
      <w:pPr>
        <w:spacing w:after="120" w:line="276" w:lineRule="auto"/>
        <w:jc w:val="both"/>
      </w:pPr>
      <w:r>
        <w:t xml:space="preserve">In this research paper, we presented results from a corpus analysis using the Weimar Jazz Database to investigate swing rhythms in monophonic jazz solos. Overall, our results show that jazz </w:t>
      </w:r>
      <w:del w:id="1205" w:author="Christopher Corcoran" w:date="2020-08-16T15:11:00Z">
        <w:r w:rsidDel="00BB173F">
          <w:delText xml:space="preserve">performers </w:delText>
        </w:r>
      </w:del>
      <w:ins w:id="1206" w:author="Christopher Corcoran" w:date="2020-08-16T15:11:00Z">
        <w:r w:rsidR="00BB173F">
          <w:t xml:space="preserve">soloists </w:t>
        </w:r>
      </w:ins>
      <w:r>
        <w:t>tend to play with nearly even long-short beat divisions</w:t>
      </w:r>
      <w:ins w:id="1207" w:author="Christopher Corcoran" w:date="2020-08-16T15:11:00Z">
        <w:r w:rsidR="00BB173F">
          <w:t xml:space="preserve"> and that the</w:t>
        </w:r>
      </w:ins>
      <w:r>
        <w:t xml:space="preserve"> </w:t>
      </w:r>
      <w:del w:id="1208" w:author="Christopher Corcoran" w:date="2020-08-16T15:11:00Z">
        <w:r w:rsidDel="00BB173F">
          <w:delText>rather than the famed 2:1 BUR</w:delText>
        </w:r>
      </w:del>
      <w:ins w:id="1209" w:author="Christopher Corcoran" w:date="2020-08-16T15:11:00Z">
        <w:r w:rsidR="00BB173F">
          <w:t>famed 2:1 BUR is only employed by comparably few performers</w:t>
        </w:r>
      </w:ins>
      <w:r>
        <w:t xml:space="preserve">. </w:t>
      </w:r>
      <w:del w:id="1210" w:author="Christopher Corcoran" w:date="2020-08-16T15:12:00Z">
        <w:r w:rsidDel="00BB173F">
          <w:delText xml:space="preserve">Although they occasionally choose to play with considerably more uneven long-short beat division patterns, these are not the norm and far less common than more even patterns, </w:delText>
        </w:r>
      </w:del>
      <w:del w:id="1211" w:author="Christopher Corcoran" w:date="2020-08-13T18:47:00Z">
        <w:r w:rsidDel="001E3E33">
          <w:delText>also in solos with comparatively many eighth-note sequences.</w:delText>
        </w:r>
      </w:del>
      <w:r>
        <w:t xml:space="preserve"> This confirms the observation of earlier case studies (Benadon, 2006; Butterfield, 2011; </w:t>
      </w:r>
      <w:r w:rsidR="00394A52">
        <w:t>Ellis</w:t>
      </w:r>
      <w:r w:rsidR="005A4426">
        <w:t>, 1991</w:t>
      </w:r>
      <w:r>
        <w:t>) that jazz soloists</w:t>
      </w:r>
      <w:ins w:id="1212" w:author="Christopher Corcoran" w:date="2020-08-16T15:12:00Z">
        <w:r w:rsidR="00BB173F">
          <w:t xml:space="preserve"> tend to</w:t>
        </w:r>
      </w:ins>
      <w:r>
        <w:t xml:space="preserve"> play considerably more even notes than the traditionally assumed 2:1 BUR for swing. </w:t>
      </w:r>
    </w:p>
    <w:p w14:paraId="07B77229" w14:textId="77777777" w:rsidR="00330729" w:rsidRDefault="00330729" w:rsidP="0F425204">
      <w:pPr>
        <w:spacing w:after="120" w:line="276" w:lineRule="auto"/>
        <w:jc w:val="both"/>
      </w:pPr>
    </w:p>
    <w:p w14:paraId="23A34B37" w14:textId="4A8938EC" w:rsidR="00330729" w:rsidRPr="00330729" w:rsidRDefault="00330729" w:rsidP="0F425204">
      <w:pPr>
        <w:spacing w:after="120" w:line="276" w:lineRule="auto"/>
        <w:jc w:val="both"/>
        <w:rPr>
          <w:b/>
        </w:rPr>
      </w:pPr>
      <w:r w:rsidRPr="00330729">
        <w:rPr>
          <w:b/>
        </w:rPr>
        <w:t>High BURs as a stylistic tool</w:t>
      </w:r>
    </w:p>
    <w:p w14:paraId="2ED3E2BE" w14:textId="3DBC0C60" w:rsidR="00712EF8" w:rsidRDefault="00D57297" w:rsidP="30F76C6A">
      <w:pPr>
        <w:spacing w:after="120" w:line="276" w:lineRule="auto"/>
        <w:jc w:val="both"/>
      </w:pPr>
      <w:ins w:id="1213" w:author="Christopher Corcoran" w:date="2020-08-16T15:13:00Z">
        <w:r>
          <w:t>Even in jazz styles traditionally associated with swing</w:t>
        </w:r>
      </w:ins>
      <w:ins w:id="1214" w:author="Christopher Corcoran" w:date="2020-08-16T15:14:00Z">
        <w:r>
          <w:t>,</w:t>
        </w:r>
      </w:ins>
      <w:ins w:id="1215" w:author="Christopher Corcoran" w:date="2020-08-16T15:13:00Z">
        <w:r>
          <w:t xml:space="preserve"> BURs tended to be slightly uneven</w:t>
        </w:r>
      </w:ins>
      <w:ins w:id="1216" w:author="Christopher Corcoran" w:date="2020-08-16T15:14:00Z">
        <w:r w:rsidRPr="00D57297">
          <w:t xml:space="preserve"> </w:t>
        </w:r>
        <w:r>
          <w:t>(between 4:3 and 3:2)</w:t>
        </w:r>
      </w:ins>
      <w:ins w:id="1217" w:author="Christopher Corcoran" w:date="2020-08-16T15:13:00Z">
        <w:r>
          <w:t>, indicating that high BURs are used sparingly</w:t>
        </w:r>
      </w:ins>
      <w:ins w:id="1218" w:author="Christopher Corcoran" w:date="2020-08-16T15:14:00Z">
        <w:r>
          <w:t>—</w:t>
        </w:r>
      </w:ins>
      <w:ins w:id="1219" w:author="Christopher Corcoran" w:date="2020-08-16T15:13:00Z">
        <w:r>
          <w:t xml:space="preserve">also </w:t>
        </w:r>
      </w:ins>
      <w:ins w:id="1220" w:author="Christopher Corcoran" w:date="2020-08-16T15:14:00Z">
        <w:r>
          <w:t xml:space="preserve">in styles that are traditionally considered to have a </w:t>
        </w:r>
      </w:ins>
      <w:ins w:id="1221" w:author="Christopher Corcoran" w:date="2020-08-16T15:15:00Z">
        <w:r w:rsidR="00B614DB">
          <w:t>“swing feel”.</w:t>
        </w:r>
      </w:ins>
      <w:ins w:id="1222" w:author="Christopher Corcoran" w:date="2020-08-16T15:13:00Z">
        <w:r>
          <w:t xml:space="preserve"> </w:t>
        </w:r>
      </w:ins>
      <w:commentRangeStart w:id="1223"/>
      <w:del w:id="1224" w:author="Christopher Corcoran" w:date="2020-08-16T15:14:00Z">
        <w:r w:rsidR="0F425204" w:rsidDel="00D57297">
          <w:delText>While these occasional uneven swing eighths approached an average BUR of 2:1 in jazz styles traditionally associated with a swing feel, paradoxically, they are used rarely in these traditional styles</w:delText>
        </w:r>
      </w:del>
      <w:ins w:id="1225" w:author="Klaus Frieler" w:date="2020-07-30T17:12:00Z">
        <w:del w:id="1226" w:author="Christopher Corcoran" w:date="2020-08-16T15:14:00Z">
          <w:r w:rsidR="001D7A66" w:rsidDel="00D57297">
            <w:delText>, which tend to use soft swing with BURs between 4:3 and 3:2</w:delText>
          </w:r>
        </w:del>
      </w:ins>
      <w:del w:id="1227" w:author="Christopher Corcoran" w:date="2020-08-16T15:14:00Z">
        <w:r w:rsidR="0F425204" w:rsidDel="00D57297">
          <w:delText>. As a result, on average</w:delText>
        </w:r>
      </w:del>
      <w:ins w:id="1228" w:author="Klaus Frieler" w:date="2020-07-30T17:12:00Z">
        <w:del w:id="1229" w:author="Christopher Corcoran" w:date="2020-08-16T15:14:00Z">
          <w:r w:rsidR="001D7A66" w:rsidDel="00D57297">
            <w:delText>,</w:delText>
          </w:r>
        </w:del>
      </w:ins>
      <w:del w:id="1230" w:author="Christopher Corcoran" w:date="2020-08-16T15:14:00Z">
        <w:r w:rsidR="0F425204" w:rsidDel="00D57297">
          <w:delText xml:space="preserve"> swing eighths in styles associated less with swing feel are considerably more uneven. </w:delText>
        </w:r>
      </w:del>
      <w:r w:rsidR="0F425204">
        <w:t>This indicates that swing feel and uneven beat subdivisions in a solo context are not necessarily associated</w:t>
      </w:r>
      <w:ins w:id="1231" w:author="Klaus Frieler" w:date="2020-07-30T17:12:00Z">
        <w:del w:id="1232" w:author="Christopher Corcoran" w:date="2020-08-16T15:15:00Z">
          <w:r w:rsidR="001D7A66" w:rsidDel="00B614DB">
            <w:delText>,</w:delText>
          </w:r>
        </w:del>
      </w:ins>
      <w:del w:id="1233" w:author="Christopher Corcoran" w:date="2020-08-16T15:15:00Z">
        <w:r w:rsidR="0F425204" w:rsidDel="00B614DB">
          <w:delText xml:space="preserve"> and that modern, no</w:delText>
        </w:r>
      </w:del>
      <w:ins w:id="1234" w:author="Klaus Frieler" w:date="2020-07-30T17:13:00Z">
        <w:del w:id="1235" w:author="Christopher Corcoran" w:date="2020-08-16T15:15:00Z">
          <w:r w:rsidR="001D7A66" w:rsidDel="00B614DB">
            <w:delText>n-</w:delText>
          </w:r>
        </w:del>
      </w:ins>
      <w:del w:id="1236" w:author="Christopher Corcoran" w:date="2020-08-16T15:15:00Z">
        <w:r w:rsidR="0F425204" w:rsidDel="00B614DB">
          <w:delText>t traditional players are more likely to play uneven swing eighths</w:delText>
        </w:r>
      </w:del>
      <w:r w:rsidR="0F425204">
        <w:t xml:space="preserve">. While most performers </w:t>
      </w:r>
      <w:r w:rsidR="0F425204">
        <w:lastRenderedPageBreak/>
        <w:t xml:space="preserve">simply play with near-even BURs with only slightly longer </w:t>
      </w:r>
      <w:ins w:id="1237" w:author="Klaus Frieler" w:date="2020-07-25T17:31:00Z">
        <w:r w:rsidR="00E52C8A">
          <w:t>first eigh</w:t>
        </w:r>
      </w:ins>
      <w:ins w:id="1238" w:author="Klaus Frieler" w:date="2020-07-25T17:32:00Z">
        <w:r w:rsidR="00E52C8A">
          <w:t>th</w:t>
        </w:r>
      </w:ins>
      <w:ins w:id="1239" w:author="Klaus Frieler" w:date="2020-07-25T17:33:00Z">
        <w:r w:rsidR="00E52C8A">
          <w:t>s</w:t>
        </w:r>
      </w:ins>
      <w:r w:rsidR="0F425204">
        <w:t>, only a select few soloists</w:t>
      </w:r>
      <w:del w:id="1240" w:author="Christopher Corcoran" w:date="2020-08-16T15:16:00Z">
        <w:r w:rsidR="0F425204" w:rsidDel="00B614DB">
          <w:delText xml:space="preserve"> (e.g.</w:delText>
        </w:r>
      </w:del>
      <w:ins w:id="1241" w:author="Klaus Frieler" w:date="2020-07-25T17:32:00Z">
        <w:del w:id="1242" w:author="Christopher Corcoran" w:date="2020-08-16T15:16:00Z">
          <w:r w:rsidR="00E52C8A" w:rsidDel="00B614DB">
            <w:delText>,</w:delText>
          </w:r>
        </w:del>
      </w:ins>
      <w:del w:id="1243" w:author="Christopher Corcoran" w:date="2020-08-16T15:16:00Z">
        <w:r w:rsidR="0F425204" w:rsidDel="00B614DB">
          <w:delText xml:space="preserve"> Coleman Hawkins, Freddie Hubbard, Steve Coleman)</w:delText>
        </w:r>
      </w:del>
      <w:r w:rsidR="0F425204">
        <w:t xml:space="preserve"> also frequently play with very uneven BURs. </w:t>
      </w:r>
      <w:commentRangeEnd w:id="1223"/>
      <w:r w:rsidR="008D235B">
        <w:rPr>
          <w:rStyle w:val="Kommentarzeichen"/>
        </w:rPr>
        <w:commentReference w:id="1223"/>
      </w:r>
      <w:ins w:id="1244" w:author="Christopher Corcoran" w:date="2020-08-16T15:16:00Z">
        <w:r w:rsidR="00B614DB">
          <w:t xml:space="preserve">The literature indicates that </w:t>
        </w:r>
      </w:ins>
      <w:del w:id="1245" w:author="Christopher Corcoran" w:date="2020-08-16T15:16:00Z">
        <w:r w:rsidR="0F425204" w:rsidDel="00B614DB">
          <w:delText xml:space="preserve">Jazz </w:delText>
        </w:r>
      </w:del>
      <w:ins w:id="1246" w:author="Christopher Corcoran" w:date="2020-08-16T15:16:00Z">
        <w:r w:rsidR="00B614DB">
          <w:t xml:space="preserve">jazz </w:t>
        </w:r>
      </w:ins>
      <w:r w:rsidR="0F425204">
        <w:t xml:space="preserve">players likely use high BURs to temporarily heighten the sense of forward momentum associated with swing (Butterfield, 2011), using it as an additional parameter to note choice, articulation, and dynamics by which to control the expressive properties of a solo (Butterfield, 2011; Sussman &amp; Abene, 2012, 58; Williams, 1993). Consequently, </w:t>
      </w:r>
      <w:ins w:id="1247" w:author="Christopher Corcoran" w:date="2020-08-16T15:16:00Z">
        <w:r w:rsidR="00B614DB">
          <w:t xml:space="preserve">our data here suggests that </w:t>
        </w:r>
      </w:ins>
      <w:r w:rsidR="0F425204">
        <w:t xml:space="preserve">high BURs seem to be an expressive tool reserved only for specific occurrences, and only few performers choose to use this tool less sparingly. </w:t>
      </w:r>
    </w:p>
    <w:p w14:paraId="50BE1074" w14:textId="348FB194" w:rsidR="004E1268" w:rsidRDefault="0F425204" w:rsidP="00714DBF">
      <w:pPr>
        <w:spacing w:after="120" w:line="276" w:lineRule="auto"/>
        <w:jc w:val="both"/>
      </w:pPr>
      <w:r>
        <w:t xml:space="preserve">The literature offers several indications for when high BURs might be used. Case studies suggest that soloists increase their BURs to lock in with the underlying drum pattern at structurally important moments, such as phrase endings (Ashley, 2002). This would explain the relative rarity of swing BURs found here and why performers were shown to play more ‘straight’ for the most part. Since increasing BURs in this way may highlight perceptual awareness of the ongoing beat sequence (Benadon, 2006) and increase a sense of forward momentum (Butterfield, 2011), this technique is likely to increase in listeners the </w:t>
      </w:r>
      <w:r w:rsidR="005A4426">
        <w:t>overall sensation of ‘groove’—d</w:t>
      </w:r>
      <w:r>
        <w:t xml:space="preserve">efined by Janata, Tonic, and Haberman </w:t>
      </w:r>
      <w:r w:rsidR="005A4426">
        <w:t xml:space="preserve">(2012) </w:t>
      </w:r>
      <w:r>
        <w:t xml:space="preserve">as the </w:t>
      </w:r>
      <w:r w:rsidR="00125935">
        <w:t xml:space="preserve">quality that causes a </w:t>
      </w:r>
      <w:r>
        <w:t>pleasurable urge to move alo</w:t>
      </w:r>
      <w:r w:rsidR="005A4426">
        <w:t>ng to an ongoing beat sequence</w:t>
      </w:r>
      <w:r>
        <w:t>. As a result, performers may use increased BURs strategically to e</w:t>
      </w:r>
      <w:r w:rsidR="00C55C35">
        <w:t>ngage their audiences’ locomotive</w:t>
      </w:r>
      <w:r>
        <w:t xml:space="preserve"> </w:t>
      </w:r>
      <w:r w:rsidR="00C55C35">
        <w:t>senses</w:t>
      </w:r>
      <w:r>
        <w:t xml:space="preserve"> and increase their physical arousal in order to gain their attention when phrase units chance—much like the way voice modulation is used at the end of sentences in spoken language. Confirming this would require future studies on swing syntax. </w:t>
      </w:r>
    </w:p>
    <w:p w14:paraId="41B1B762" w14:textId="77777777" w:rsidR="00330729" w:rsidRDefault="00330729" w:rsidP="00714DBF">
      <w:pPr>
        <w:spacing w:after="120" w:line="276" w:lineRule="auto"/>
        <w:jc w:val="both"/>
      </w:pPr>
    </w:p>
    <w:p w14:paraId="36565D5D" w14:textId="77777777" w:rsidR="00D02CD2" w:rsidRPr="00330729" w:rsidRDefault="00D02CD2" w:rsidP="00D02CD2">
      <w:pPr>
        <w:spacing w:after="120" w:line="276" w:lineRule="auto"/>
        <w:jc w:val="both"/>
        <w:rPr>
          <w:ins w:id="1248" w:author="Christopher Corcoran" w:date="2020-08-16T15:45:00Z"/>
          <w:b/>
        </w:rPr>
      </w:pPr>
      <w:commentRangeStart w:id="1249"/>
      <w:ins w:id="1250" w:author="Christopher Corcoran" w:date="2020-08-16T15:45:00Z">
        <w:r w:rsidRPr="00330729">
          <w:rPr>
            <w:b/>
          </w:rPr>
          <w:t>The effect of tempo</w:t>
        </w:r>
      </w:ins>
    </w:p>
    <w:p w14:paraId="2A489878" w14:textId="77777777" w:rsidR="00D02CD2" w:rsidRPr="00564DF3" w:rsidRDefault="00D02CD2" w:rsidP="00D02CD2">
      <w:pPr>
        <w:spacing w:after="120" w:line="276" w:lineRule="auto"/>
        <w:jc w:val="both"/>
        <w:rPr>
          <w:ins w:id="1251" w:author="Christopher Corcoran" w:date="2020-08-16T15:45:00Z"/>
        </w:rPr>
      </w:pPr>
      <w:ins w:id="1252" w:author="Christopher Corcoran" w:date="2020-08-16T15:45:00Z">
        <w:r>
          <w:t xml:space="preserve">Perceptual factors may also be involved in why soloists and drummers reduce their BURs at high tempi. While this effect is likely primarily due to physical limitations (i.e., increasing motoric difficulties in articulating short upbeat eights as tempo increases), there may be an additional psychological component: At high tempi, BUR variations may be more difficult to perceive than at slow tempos (Benadon, 2006). More concretely, we propose that the upbeat portion of two very uneven swing eights is likely to fall below the perceptual limit for rhythmization, which London sets at c. 100 ms (2012, 27). Consequently, high BURs at high tempi are likely less efficient at facilitating pulse perception than equal tactus beat subdivisions. This dovetails with Friberg and Sundström (1997) findings showing that drummer’s upbeats to stabilise at a length no shorter than 100 ms above c. 150 BPM (although it should be noted that Honing &amp; de Haas (2008) found no such floor limit). </w:t>
        </w:r>
      </w:ins>
    </w:p>
    <w:p w14:paraId="3E0E0BB6" w14:textId="77777777" w:rsidR="00D02CD2" w:rsidRDefault="00D02CD2" w:rsidP="00D02CD2">
      <w:pPr>
        <w:spacing w:after="120" w:line="276" w:lineRule="auto"/>
        <w:jc w:val="both"/>
        <w:rPr>
          <w:ins w:id="1253" w:author="Christopher Corcoran" w:date="2020-08-16T15:45:00Z"/>
        </w:rPr>
      </w:pPr>
      <w:ins w:id="1254" w:author="Christopher Corcoran" w:date="2020-08-16T15:45:00Z">
        <w:r>
          <w:t xml:space="preserve">Therefore, playing more even BURs may allow performers to keep upbeats long enough to stay within human limits for both rhythm perception and synchronisation at fast tempi. Since beat subdivisions at slow and medium tempi lie more comfortably between human </w:t>
        </w:r>
        <w:r>
          <w:lastRenderedPageBreak/>
          <w:t xml:space="preserve">perceptual limits, they possibly afford listeners and performers both more capacity (and indeed a preference for) greater rhythmic variety in swing. This may be associated with findings showing that for listeners syncopation and groove form a relationship approximating an inverted U-shape, meaning that too little and too much syncopation is both detrimental to groove perception in the long run (Witek et al., 2014). Maintaining optimal groove within stylistic limits is therefore another likely reason why jazz soloists keep their eighth notes even and only play high BURs occasionally. </w:t>
        </w:r>
      </w:ins>
    </w:p>
    <w:p w14:paraId="05EA500A" w14:textId="77777777" w:rsidR="00E33745" w:rsidRPr="00564DF3" w:rsidRDefault="00E33745" w:rsidP="00D02CD2">
      <w:pPr>
        <w:spacing w:after="120" w:line="276" w:lineRule="auto"/>
        <w:jc w:val="both"/>
        <w:rPr>
          <w:ins w:id="1255" w:author="Christopher Corcoran" w:date="2020-08-16T15:45:00Z"/>
        </w:rPr>
      </w:pPr>
    </w:p>
    <w:commentRangeEnd w:id="1249"/>
    <w:p w14:paraId="59D4FCCC" w14:textId="63136A07" w:rsidR="00330729" w:rsidRPr="00330729" w:rsidRDefault="00E33745" w:rsidP="00714DBF">
      <w:pPr>
        <w:spacing w:after="120" w:line="276" w:lineRule="auto"/>
        <w:jc w:val="both"/>
        <w:rPr>
          <w:b/>
        </w:rPr>
      </w:pPr>
      <w:ins w:id="1256" w:author="Christopher Corcoran" w:date="2020-08-16T15:45:00Z">
        <w:r>
          <w:rPr>
            <w:rStyle w:val="Kommentarzeichen"/>
          </w:rPr>
          <w:commentReference w:id="1249"/>
        </w:r>
      </w:ins>
      <w:r w:rsidR="00330729" w:rsidRPr="00330729">
        <w:rPr>
          <w:b/>
        </w:rPr>
        <w:t>The perceptual myth of a 2:1 BUR</w:t>
      </w:r>
    </w:p>
    <w:p w14:paraId="1EF93E3B" w14:textId="40B2D370" w:rsidR="00070461" w:rsidRDefault="0F425204" w:rsidP="0F425204">
      <w:pPr>
        <w:spacing w:after="120" w:line="276" w:lineRule="auto"/>
        <w:jc w:val="both"/>
      </w:pPr>
      <w:r>
        <w:t xml:space="preserve">What is clear form our data is that </w:t>
      </w:r>
      <w:r w:rsidR="00E52C8A">
        <w:t xml:space="preserve">a </w:t>
      </w:r>
      <w:r>
        <w:t>constant 2:1 BUR in swing rhythms among melody instruments is a myth. However, if varying BURs are more likely to arouse audiences than even ones, where does the idea of a stable 2:1 BUR stem from and why is it so persistent? Butterfield applies findings by Povel, which suggest that listeners have a tendency to reduce durationally uneven ratios bet</w:t>
      </w:r>
      <w:r w:rsidR="00394A52">
        <w:t xml:space="preserve">ween </w:t>
      </w:r>
      <w:r>
        <w:t>1:4 and 4:5 to a simpler 1:2. Butterfield suggests that 'subjective interpretation of swing ratios tends toward the triplet model simply because any succession of unequal durations tends to sound to us like triplets’ (2011, 3-4)</w:t>
      </w:r>
      <w:r w:rsidR="001D7A66">
        <w:t>.</w:t>
      </w:r>
      <w:r>
        <w:t xml:space="preserve"> This corresponds with London’s (2012, 35-36) suggestion that two evenly spaced notes which are moved further apart will gradually produce a sense of triplet, causing listeners to divide the two notes naturally into simplistic long and short categories. Consequently, the assumed 2:1 BUR</w:t>
      </w:r>
      <w:r w:rsidR="00C11904">
        <w:t>, being the simplest rational long-short ratio,</w:t>
      </w:r>
      <w:r>
        <w:t xml:space="preserve"> is likely a reductionist effect of entrainment that guides pattern recognition and corresponding expectations towards salient beat occurrences.</w:t>
      </w:r>
      <w:r w:rsidR="00E52C8A">
        <w:t xml:space="preserve"> </w:t>
      </w:r>
    </w:p>
    <w:p w14:paraId="1701FD6A" w14:textId="08E085FA" w:rsidR="004268FE" w:rsidRDefault="0F425204" w:rsidP="65671322">
      <w:pPr>
        <w:spacing w:after="120" w:line="276" w:lineRule="auto"/>
        <w:jc w:val="both"/>
        <w:rPr>
          <w:ins w:id="1257" w:author="Klaus Frieler" w:date="2020-07-25T17:38:00Z"/>
        </w:rPr>
      </w:pPr>
      <w:r>
        <w:t xml:space="preserve">This perceptual effect may arise from various musical factors. As our data showed, while soloists' overall BURs reduce slightly with increasing tempo, their eighth-note sequences increase. Research has shown that drummers also reduce their BURs as tempo increases, though to a much stronger degree (Collier &amp; Collier, 1996; </w:t>
      </w:r>
      <w:r w:rsidR="00394A52">
        <w:t xml:space="preserve">Friberg &amp; Sundström, </w:t>
      </w:r>
      <w:r w:rsidR="005A4426">
        <w:t>2002</w:t>
      </w:r>
      <w:r w:rsidR="00394A52">
        <w:t xml:space="preserve">; </w:t>
      </w:r>
      <w:r w:rsidR="005A4426">
        <w:t>Honing &amp; de Haas, 2008</w:t>
      </w:r>
      <w:r>
        <w:t xml:space="preserve">). This suggests that soloists adjust their beat divisions according to the underlying beat </w:t>
      </w:r>
      <w:r w:rsidR="00E52C8A">
        <w:t xml:space="preserve">subdivision </w:t>
      </w:r>
      <w:r>
        <w:t xml:space="preserve">articulated by the drums. Butterfield (2010) showed that the difference in attacks between drums and bass in jazz can only be perceived subliminally, since spacing them too widely will make them feel like performance errors. This indicates that the first instrument to attack defines the beginning of an event duration, even if another instrument only attacks shortly after. Therefore, we propose that when solo performers play a delayed </w:t>
      </w:r>
      <w:r w:rsidR="00E52C8A">
        <w:t xml:space="preserve">onbeat </w:t>
      </w:r>
      <w:r>
        <w:t xml:space="preserve">eighth after the quasi-metronomic drum attack, listeners associate this event as a continuation of an ongoing event initiated by the drums' earlier attack. If the drums are perceived as initiating a soloist’s first eighth note, even though the soloist attacks later, a sense of 2:1 may still emerge from the solo. Since our data showed that solos in </w:t>
      </w:r>
      <w:del w:id="1258" w:author="Christopher Corcoran" w:date="2020-08-16T15:23:00Z">
        <w:r w:rsidDel="00B62FCB">
          <w:delText xml:space="preserve">the </w:delText>
        </w:r>
      </w:del>
      <w:del w:id="1259" w:author="Christopher Corcoran" w:date="2020-08-16T15:22:00Z">
        <w:r w:rsidDel="00B62FCB">
          <w:delText xml:space="preserve">jazz </w:delText>
        </w:r>
      </w:del>
      <w:del w:id="1260" w:author="Christopher Corcoran" w:date="2020-08-16T15:23:00Z">
        <w:r w:rsidDel="00B62FCB">
          <w:delText>style</w:delText>
        </w:r>
      </w:del>
      <w:ins w:id="1261" w:author="Klaus Frieler" w:date="2020-07-30T17:16:00Z">
        <w:del w:id="1262" w:author="Christopher Corcoran" w:date="2020-08-16T15:23:00Z">
          <w:r w:rsidR="001D7A66" w:rsidDel="00B62FCB">
            <w:delText>s</w:delText>
          </w:r>
        </w:del>
      </w:ins>
      <w:ins w:id="1263" w:author="Christopher Corcoran" w:date="2020-08-16T15:23:00Z">
        <w:r w:rsidR="00B62FCB">
          <w:t>styles associated traditionally with a swing feel</w:t>
        </w:r>
      </w:ins>
      <w:r>
        <w:t xml:space="preserve"> </w:t>
      </w:r>
      <w:ins w:id="1264" w:author="Christopher Corcoran" w:date="2020-08-16T15:23:00Z">
        <w:r w:rsidR="00B62FCB">
          <w:t>(</w:t>
        </w:r>
      </w:ins>
      <w:r w:rsidR="001D7A66">
        <w:t>SWING and TRADTIONAL</w:t>
      </w:r>
      <w:ins w:id="1265" w:author="Christopher Corcoran" w:date="2020-08-16T15:23:00Z">
        <w:r w:rsidR="00B62FCB">
          <w:t>)</w:t>
        </w:r>
      </w:ins>
      <w:ins w:id="1266" w:author="Klaus Frieler" w:date="2020-07-30T17:16:00Z">
        <w:r w:rsidR="001D7A66">
          <w:t xml:space="preserve"> </w:t>
        </w:r>
      </w:ins>
      <w:r>
        <w:t xml:space="preserve">feature </w:t>
      </w:r>
      <w:del w:id="1267" w:author="Christopher Corcoran" w:date="2020-08-16T15:21:00Z">
        <w:r w:rsidDel="00B62FCB">
          <w:delText xml:space="preserve">the </w:delText>
        </w:r>
      </w:del>
      <w:r>
        <w:t>lowe</w:t>
      </w:r>
      <w:ins w:id="1268" w:author="Christopher Corcoran" w:date="2020-08-16T15:21:00Z">
        <w:r w:rsidR="00B62FCB">
          <w:t>r</w:t>
        </w:r>
      </w:ins>
      <w:del w:id="1269" w:author="Christopher Corcoran" w:date="2020-08-16T15:21:00Z">
        <w:r w:rsidDel="00B62FCB">
          <w:delText>st</w:delText>
        </w:r>
      </w:del>
      <w:r>
        <w:t xml:space="preserve"> </w:t>
      </w:r>
      <w:del w:id="1270" w:author="Christopher Corcoran" w:date="2020-08-16T15:21:00Z">
        <w:r w:rsidDel="00B62FCB">
          <w:delText xml:space="preserve">average </w:delText>
        </w:r>
      </w:del>
      <w:ins w:id="1271" w:author="Christopher Corcoran" w:date="2020-08-16T15:21:00Z">
        <w:r w:rsidR="00B62FCB">
          <w:t xml:space="preserve">swing </w:t>
        </w:r>
      </w:ins>
      <w:r>
        <w:t>BURs</w:t>
      </w:r>
      <w:ins w:id="1272" w:author="Christopher Corcoran" w:date="2020-08-16T15:21:00Z">
        <w:r w:rsidR="00B62FCB">
          <w:t xml:space="preserve"> on average than the</w:t>
        </w:r>
      </w:ins>
      <w:ins w:id="1273" w:author="Christopher Corcoran" w:date="2020-08-16T15:23:00Z">
        <w:r w:rsidR="00B62FCB">
          <w:t xml:space="preserve"> historically</w:t>
        </w:r>
      </w:ins>
      <w:ins w:id="1274" w:author="Christopher Corcoran" w:date="2020-08-16T15:21:00Z">
        <w:r w:rsidR="00B62FCB">
          <w:t xml:space="preserve"> </w:t>
        </w:r>
      </w:ins>
      <w:ins w:id="1275" w:author="Christopher Corcoran" w:date="2020-08-16T15:23:00Z">
        <w:r w:rsidR="00B62FCB">
          <w:t>later</w:t>
        </w:r>
      </w:ins>
      <w:ins w:id="1276" w:author="Christopher Corcoran" w:date="2020-08-16T15:24:00Z">
        <w:r w:rsidR="00B62FCB">
          <w:t xml:space="preserve"> and less swing-</w:t>
        </w:r>
        <w:r w:rsidR="00B62FCB">
          <w:lastRenderedPageBreak/>
          <w:t>focussed</w:t>
        </w:r>
      </w:ins>
      <w:ins w:id="1277" w:author="Christopher Corcoran" w:date="2020-08-16T15:23:00Z">
        <w:r w:rsidR="00B62FCB">
          <w:t xml:space="preserve"> </w:t>
        </w:r>
      </w:ins>
      <w:ins w:id="1278" w:author="Christopher Corcoran" w:date="2020-08-16T15:21:00Z">
        <w:r w:rsidR="00B62FCB">
          <w:t>styles</w:t>
        </w:r>
      </w:ins>
      <w:r>
        <w:t xml:space="preserve"> </w:t>
      </w:r>
      <w:ins w:id="1279" w:author="Christopher Corcoran" w:date="2020-08-16T15:21:00Z">
        <w:r w:rsidR="00B62FCB">
          <w:t>BEBOP, COOL, HARDBOP, or POSTBOP</w:t>
        </w:r>
      </w:ins>
      <w:del w:id="1280" w:author="Christopher Corcoran" w:date="2020-08-16T15:22:00Z">
        <w:r w:rsidDel="00B62FCB">
          <w:delText>among all styles in our analysis</w:delText>
        </w:r>
      </w:del>
      <w:r>
        <w:t xml:space="preserve">, it is possible that </w:t>
      </w:r>
      <w:ins w:id="1281" w:author="Christopher Corcoran" w:date="2020-08-16T15:24:00Z">
        <w:r w:rsidR="008234C7">
          <w:t xml:space="preserve">a 2:1 BUR </w:t>
        </w:r>
      </w:ins>
      <w:r>
        <w:t xml:space="preserve">swing </w:t>
      </w:r>
      <w:del w:id="1282" w:author="Christopher Corcoran" w:date="2020-08-16T15:24:00Z">
        <w:r w:rsidDel="008234C7">
          <w:delText xml:space="preserve">eighths </w:delText>
        </w:r>
      </w:del>
      <w:ins w:id="1283" w:author="Christopher Corcoran" w:date="2020-08-16T15:24:00Z">
        <w:r w:rsidR="008234C7">
          <w:t xml:space="preserve">feel </w:t>
        </w:r>
      </w:ins>
      <w:del w:id="1284" w:author="Christopher Corcoran" w:date="2020-08-16T15:24:00Z">
        <w:r w:rsidDel="008234C7">
          <w:delText xml:space="preserve">are </w:delText>
        </w:r>
      </w:del>
      <w:ins w:id="1285" w:author="Christopher Corcoran" w:date="2020-08-16T15:24:00Z">
        <w:r w:rsidR="008234C7">
          <w:t xml:space="preserve">is </w:t>
        </w:r>
      </w:ins>
      <w:r>
        <w:t>more strongly associated with drumming than with melod</w:t>
      </w:r>
      <w:r w:rsidR="00C11904">
        <w:t>ic</w:t>
      </w:r>
      <w:r>
        <w:t xml:space="preserve"> rhythm patterns. However, in this </w:t>
      </w:r>
      <w:del w:id="1286" w:author="Klaus Frieler" w:date="2020-08-18T15:14:00Z">
        <w:r w:rsidDel="00744005">
          <w:delText>experiment</w:delText>
        </w:r>
      </w:del>
      <w:ins w:id="1287" w:author="Klaus Frieler" w:date="2020-08-18T15:14:00Z">
        <w:r w:rsidR="00744005">
          <w:t>study</w:t>
        </w:r>
      </w:ins>
      <w:ins w:id="1288" w:author="Klaus Frieler" w:date="2020-07-30T17:17:00Z">
        <w:r w:rsidR="001D7A66">
          <w:t>,</w:t>
        </w:r>
      </w:ins>
      <w:r>
        <w:t xml:space="preserve"> we were unable to take into account how melody lines sit in relation to the backing band, and consequently these thoughts remain speculative.</w:t>
      </w:r>
    </w:p>
    <w:p w14:paraId="1B45F337" w14:textId="53F0C9AE" w:rsidR="00E52C8A" w:rsidRDefault="00E52C8A" w:rsidP="65671322">
      <w:pPr>
        <w:spacing w:after="120" w:line="276" w:lineRule="auto"/>
        <w:jc w:val="both"/>
      </w:pPr>
      <w:del w:id="1289" w:author="Christopher Corcoran" w:date="2020-08-16T15:47:00Z">
        <w:r w:rsidDel="00A10AF5">
          <w:delText xml:space="preserve">One puzzling question is, </w:delText>
        </w:r>
        <w:r w:rsidR="001D7A66" w:rsidDel="00A10AF5">
          <w:delText xml:space="preserve">however, </w:delText>
        </w:r>
        <w:r w:rsidRPr="00BF4742" w:rsidDel="00A10AF5">
          <w:rPr>
            <w:rPrChange w:id="1290" w:author="Christopher Corcoran" w:date="2020-08-16T15:37:00Z">
              <w:rPr>
                <w:i/>
              </w:rPr>
            </w:rPrChange>
          </w:rPr>
          <w:delText>why</w:delText>
        </w:r>
      </w:del>
      <w:ins w:id="1291" w:author="Christopher Corcoran" w:date="2020-08-16T15:47:00Z">
        <w:r w:rsidR="00A10AF5">
          <w:t>It is interesting that</w:t>
        </w:r>
      </w:ins>
      <w:r>
        <w:t xml:space="preserve"> </w:t>
      </w:r>
      <w:del w:id="1292" w:author="Christopher Corcoran" w:date="2020-08-16T15:32:00Z">
        <w:r w:rsidDel="0096761C">
          <w:delText xml:space="preserve">the </w:delText>
        </w:r>
      </w:del>
      <w:r>
        <w:t>swung BUR</w:t>
      </w:r>
      <w:ins w:id="1293" w:author="Christopher Corcoran" w:date="2020-08-16T15:32:00Z">
        <w:r w:rsidR="0096761C">
          <w:t>s</w:t>
        </w:r>
      </w:ins>
      <w:r>
        <w:t xml:space="preserve"> in </w:t>
      </w:r>
      <w:ins w:id="1294" w:author="Christopher Corcoran" w:date="2020-08-16T15:47:00Z">
        <w:r w:rsidR="00FE5C60">
          <w:t xml:space="preserve">all </w:t>
        </w:r>
      </w:ins>
      <w:del w:id="1295" w:author="Christopher Corcoran" w:date="2020-08-16T15:32:00Z">
        <w:r w:rsidDel="0096761C">
          <w:delText xml:space="preserve">the older </w:delText>
        </w:r>
      </w:del>
      <w:r>
        <w:t xml:space="preserve">styles </w:t>
      </w:r>
      <w:ins w:id="1296" w:author="Christopher Corcoran" w:date="2020-08-16T15:47:00Z">
        <w:r w:rsidR="00FE5C60">
          <w:t>but</w:t>
        </w:r>
      </w:ins>
      <w:del w:id="1297" w:author="Christopher Corcoran" w:date="2020-08-16T15:32:00Z">
        <w:r w:rsidDel="0096761C">
          <w:delText xml:space="preserve">before </w:delText>
        </w:r>
      </w:del>
      <w:ins w:id="1298" w:author="Christopher Corcoran" w:date="2020-08-16T15:32:00Z">
        <w:r w:rsidR="0096761C">
          <w:t xml:space="preserve"> </w:t>
        </w:r>
      </w:ins>
      <w:r>
        <w:t xml:space="preserve">POSTBOP are closer to 3:2 or 4:3 than </w:t>
      </w:r>
      <w:r w:rsidR="00B42120">
        <w:t xml:space="preserve">to </w:t>
      </w:r>
      <w:r>
        <w:t>2:1</w:t>
      </w:r>
      <w:r w:rsidR="00494286">
        <w:t>,</w:t>
      </w:r>
      <w:r>
        <w:t xml:space="preserve"> </w:t>
      </w:r>
      <w:ins w:id="1299" w:author="Christopher Corcoran" w:date="2020-08-16T15:30:00Z">
        <w:r w:rsidR="0096761C">
          <w:t>given that</w:t>
        </w:r>
      </w:ins>
      <w:ins w:id="1300" w:author="Christopher Corcoran" w:date="2020-08-16T15:31:00Z">
        <w:r w:rsidR="0096761C">
          <w:t xml:space="preserve"> recent studies suggest that a preference for</w:t>
        </w:r>
      </w:ins>
      <w:ins w:id="1301" w:author="Christopher Corcoran" w:date="2020-08-16T15:30:00Z">
        <w:r w:rsidR="0096761C">
          <w:t xml:space="preserve"> </w:t>
        </w:r>
      </w:ins>
      <w:del w:id="1302" w:author="Christopher Corcoran" w:date="2020-08-16T15:31:00Z">
        <w:r w:rsidDel="0096761C">
          <w:delText xml:space="preserve">if categorical perception and a preference for </w:delText>
        </w:r>
      </w:del>
      <w:r>
        <w:t>smal</w:t>
      </w:r>
      <w:r w:rsidR="00B42120">
        <w:t>l</w:t>
      </w:r>
      <w:r>
        <w:t xml:space="preserve"> </w:t>
      </w:r>
      <w:r w:rsidR="00B42120">
        <w:t xml:space="preserve">integer </w:t>
      </w:r>
      <w:r>
        <w:t>ratio</w:t>
      </w:r>
      <w:r w:rsidR="00B42120">
        <w:t>s</w:t>
      </w:r>
      <w:r>
        <w:t xml:space="preserve"> </w:t>
      </w:r>
      <w:ins w:id="1303" w:author="Christopher Corcoran" w:date="2020-08-16T15:31:00Z">
        <w:r w:rsidR="0096761C">
          <w:t xml:space="preserve">in the production of rhythms </w:t>
        </w:r>
      </w:ins>
      <w:del w:id="1304" w:author="Christopher Corcoran" w:date="2020-08-16T15:33:00Z">
        <w:r w:rsidDel="0096761C">
          <w:delText xml:space="preserve">are </w:delText>
        </w:r>
      </w:del>
      <w:del w:id="1305" w:author="Christopher Corcoran" w:date="2020-08-16T15:32:00Z">
        <w:r w:rsidDel="0096761C">
          <w:delText xml:space="preserve">deemed </w:delText>
        </w:r>
      </w:del>
      <w:ins w:id="1306" w:author="Christopher Corcoran" w:date="2020-08-16T15:33:00Z">
        <w:r w:rsidR="0096761C">
          <w:t>may</w:t>
        </w:r>
      </w:ins>
      <w:ins w:id="1307" w:author="Christopher Corcoran" w:date="2020-08-16T15:32:00Z">
        <w:r w:rsidR="0096761C">
          <w:t xml:space="preserve"> be </w:t>
        </w:r>
      </w:ins>
      <w:del w:id="1308" w:author="Christopher Corcoran" w:date="2020-08-16T15:32:00Z">
        <w:r w:rsidDel="0096761C">
          <w:delText xml:space="preserve">as rather </w:delText>
        </w:r>
      </w:del>
      <w:r>
        <w:t>universal</w:t>
      </w:r>
      <w:r w:rsidR="00494286">
        <w:t xml:space="preserve"> </w:t>
      </w:r>
      <w:del w:id="1309" w:author="Christopher Corcoran" w:date="2020-08-16T15:32:00Z">
        <w:r w:rsidR="00494286" w:rsidDel="0096761C">
          <w:delText xml:space="preserve">also </w:delText>
        </w:r>
      </w:del>
      <w:del w:id="1310" w:author="Christopher Corcoran" w:date="2020-08-16T15:31:00Z">
        <w:r w:rsidR="00494286" w:rsidDel="0096761C">
          <w:delText xml:space="preserve">in the production of rhythms </w:delText>
        </w:r>
      </w:del>
      <w:del w:id="1311" w:author="Christopher Corcoran" w:date="2020-08-16T15:32:00Z">
        <w:r w:rsidR="00494286" w:rsidDel="0096761C">
          <w:delText xml:space="preserve">as recent studies suggest </w:delText>
        </w:r>
      </w:del>
      <w:r w:rsidR="00494286" w:rsidRPr="00494286">
        <w:rPr>
          <w:rFonts w:ascii="Cambria" w:hAnsi="Cambria"/>
        </w:rPr>
        <w:t>(Jacoby &amp; McDermott, 2017; Roeske et al., 2020)</w:t>
      </w:r>
      <w:r w:rsidR="00494286">
        <w:t>.</w:t>
      </w:r>
      <w:ins w:id="1312" w:author="Christopher Corcoran" w:date="2020-08-16T15:48:00Z">
        <w:r w:rsidR="00DE09AF">
          <w:t xml:space="preserve"> However,</w:t>
        </w:r>
      </w:ins>
      <w:r w:rsidR="00B42120">
        <w:t xml:space="preserve"> </w:t>
      </w:r>
      <w:ins w:id="1313" w:author="Christopher Corcoran" w:date="2020-08-16T15:48:00Z">
        <w:r w:rsidR="00DE09AF">
          <w:t>c</w:t>
        </w:r>
      </w:ins>
      <w:del w:id="1314" w:author="Christopher Corcoran" w:date="2020-08-16T15:48:00Z">
        <w:r w:rsidR="00B42120" w:rsidDel="00DE09AF">
          <w:delText>C</w:delText>
        </w:r>
      </w:del>
      <w:r w:rsidR="00B42120">
        <w:t xml:space="preserve">onsistent deviation from small integer ratios </w:t>
      </w:r>
      <w:del w:id="1315" w:author="Christopher Corcoran" w:date="2020-08-16T15:48:00Z">
        <w:r w:rsidR="00B42120" w:rsidDel="00DE09AF">
          <w:delText xml:space="preserve">as </w:delText>
        </w:r>
      </w:del>
      <w:ins w:id="1316" w:author="Christopher Corcoran" w:date="2020-08-16T15:48:00Z">
        <w:r w:rsidR="00DE09AF">
          <w:t xml:space="preserve">is </w:t>
        </w:r>
      </w:ins>
      <w:ins w:id="1317" w:author="Christopher Corcoran" w:date="2020-08-16T15:50:00Z">
        <w:r w:rsidR="00B040B7">
          <w:t>regularly</w:t>
        </w:r>
      </w:ins>
      <w:ins w:id="1318" w:author="Christopher Corcoran" w:date="2020-08-16T15:48:00Z">
        <w:r w:rsidR="00DE09AF">
          <w:t xml:space="preserve"> </w:t>
        </w:r>
      </w:ins>
      <w:r w:rsidR="00B42120">
        <w:t xml:space="preserve">exhibited in jazz as well as in other music cultures, e.g., </w:t>
      </w:r>
      <w:ins w:id="1319" w:author="Christopher Corcoran" w:date="2020-08-16T15:49:00Z">
        <w:r w:rsidR="00DE09AF">
          <w:t xml:space="preserve">in </w:t>
        </w:r>
      </w:ins>
      <w:del w:id="1320" w:author="Christopher Corcoran" w:date="2020-08-16T15:49:00Z">
        <w:r w:rsidR="00B42120" w:rsidDel="00DE09AF">
          <w:delText xml:space="preserve">the </w:delText>
        </w:r>
      </w:del>
      <w:r w:rsidR="00B42120">
        <w:t xml:space="preserve">Mande drumming in Mali </w:t>
      </w:r>
      <w:r w:rsidR="00B42120" w:rsidRPr="00B42120">
        <w:rPr>
          <w:rFonts w:ascii="Cambria" w:hAnsi="Cambria"/>
        </w:rPr>
        <w:t>(Polak &amp; London, 2014)</w:t>
      </w:r>
      <w:r w:rsidR="00770033">
        <w:rPr>
          <w:rFonts w:ascii="Cambria" w:hAnsi="Cambria"/>
        </w:rPr>
        <w:t xml:space="preserve"> or in </w:t>
      </w:r>
      <w:del w:id="1321" w:author="Christopher Corcoran" w:date="2020-08-16T15:49:00Z">
        <w:r w:rsidR="00770033" w:rsidDel="00DE09AF">
          <w:rPr>
            <w:rFonts w:ascii="Cambria" w:hAnsi="Cambria"/>
          </w:rPr>
          <w:delText xml:space="preserve">the </w:delText>
        </w:r>
      </w:del>
      <w:r w:rsidR="00770033">
        <w:rPr>
          <w:rFonts w:ascii="Cambria" w:hAnsi="Cambria"/>
        </w:rPr>
        <w:t xml:space="preserve">Urugayan Candombe </w:t>
      </w:r>
      <w:r w:rsidR="007641ED">
        <w:rPr>
          <w:rFonts w:ascii="Cambria" w:hAnsi="Cambria"/>
        </w:rPr>
        <w:fldChar w:fldCharType="begin"/>
      </w:r>
      <w:r w:rsidR="007641ED">
        <w:rPr>
          <w:rFonts w:ascii="Cambria" w:hAnsi="Cambria"/>
        </w:rPr>
        <w:instrText xml:space="preserve"> ADDIN ZOTERO_ITEM CSL_CITATION {"citationID":"AB24wEv3","properties":{"formattedCitation":"(Fuentes et al., 2019; Jure &amp; Rocamora, 2016)","plainCitation":"(Fuentes et al., 2019; Jure &amp; Rocamora, 2016)","noteIndex":0},"citationItems":[{"id":3311,"uris":["http://zotero.org/users/1100200/items/56BLY7WA"],"uri":["http://zotero.org/users/1100200/items/56BLY7WA"],"itemData":{"id":3311,"type":"article-journal","abstract":"Events in music frequently exhibit small-scale temporal deviations (microtiming), with respect to the underlying regular metrical grid. In some cases, as in music from the Afro-Latin American tradition, such deviations appear systematically, disclosing their structural importance in rhythmic and stylistic configuration. In this work we explore the idea of automatically and jointly tracking beats and microtiming in timekeeper instruments of Afro-Latin American music, in particular Brazilian samba and Uruguayan candombe. To that end, we propose a language model based on conditional random fields that integrates beat and onset likelihoods as observations. We derive those activations using deep neural networks and evaluate its performance on manually annotated data using a scheme adapted to this task. We assess our approach in controlled conditions suitable for these timekeeper instruments, and study the microtiming profiles' dependency on genre and performer, illustrating promising aspects of this technique towards a more comprehensive understanding of these music traditions.","DOI":"10.5281/ZENODO.3527792","note":"publisher: Zenodo","source":"DOI.org (Datacite)","title":"Tracking Beats and Microtiming in Afro-Latin American Music Using Conditional Random Fields and Deep Learning","URL":"https://zenodo.org/record/3527792","author":[{"family":"Fuentes","given":"Magdalena"},{"family":"Maia","given":"Lucas"},{"family":"Rocamora","given":"Martín"},{"family":"Luiz Biscainho","given":""},{"family":"Helene-Camille Crayencour","given":""},{"family":"Essid","given":"Slim"},{"family":"Bello","given":"Juan"}],"accessed":{"date-parts":[["2020",8,18]]},"issued":{"date-parts":[["2019",11,4]]}}},{"id":3310,"uris":["http://zotero.org/users/1100200/items/QINNCNWU"],"uri":["http://zotero.org/users/1100200/items/QINNCNWU"],"itemData":{"id":3310,"type":"paper-conference","event":"Fourth International Conference on Analytical Approaches to World Music","event-place":"New York","publisher-place":"New York","title":"Microtiming in the rhythmic  structure of Candombe drumming patterns","author":[{"family":"Jure","given":"Luis"},{"family":"Rocamora","given":"Martin"}],"issued":{"date-parts":[["2016"]]}}}],"schema":"https://github.com/citation-style-language/schema/raw/master/csl-citation.json"} </w:instrText>
      </w:r>
      <w:r w:rsidR="007641ED">
        <w:rPr>
          <w:rFonts w:ascii="Cambria" w:hAnsi="Cambria"/>
        </w:rPr>
        <w:fldChar w:fldCharType="separate"/>
      </w:r>
      <w:r w:rsidR="007641ED" w:rsidRPr="007641ED">
        <w:rPr>
          <w:rFonts w:ascii="Cambria" w:hAnsi="Cambria"/>
        </w:rPr>
        <w:t>(Fuentes et al., 2019; Jure &amp; Rocamora, 2016)</w:t>
      </w:r>
      <w:r w:rsidR="007641ED">
        <w:rPr>
          <w:rFonts w:ascii="Cambria" w:hAnsi="Cambria"/>
        </w:rPr>
        <w:fldChar w:fldCharType="end"/>
      </w:r>
      <w:ins w:id="1322" w:author="Klaus Frieler" w:date="2020-08-18T15:21:00Z">
        <w:r w:rsidR="007641ED">
          <w:rPr>
            <w:rFonts w:ascii="Cambria" w:hAnsi="Cambria"/>
          </w:rPr>
          <w:t>.</w:t>
        </w:r>
      </w:ins>
      <w:commentRangeStart w:id="1323"/>
      <w:del w:id="1324" w:author="Klaus Frieler" w:date="2020-08-18T15:20:00Z">
        <w:r w:rsidR="00770033" w:rsidDel="007641ED">
          <w:rPr>
            <w:rFonts w:ascii="Cambria" w:hAnsi="Cambria"/>
          </w:rPr>
          <w:delText>()</w:delText>
        </w:r>
      </w:del>
      <w:ins w:id="1325" w:author="Christopher Corcoran" w:date="2020-08-16T15:49:00Z">
        <w:del w:id="1326" w:author="Klaus Frieler" w:date="2020-08-18T15:21:00Z">
          <w:r w:rsidR="00DE09AF" w:rsidDel="007641ED">
            <w:delText>.</w:delText>
          </w:r>
        </w:del>
      </w:ins>
      <w:del w:id="1327" w:author="Christopher Corcoran" w:date="2020-08-16T15:49:00Z">
        <w:r w:rsidR="00B42120" w:rsidDel="00DE09AF">
          <w:delText>,</w:delText>
        </w:r>
      </w:del>
      <w:r w:rsidR="00B42120">
        <w:t xml:space="preserve"> </w:t>
      </w:r>
      <w:commentRangeEnd w:id="1323"/>
      <w:ins w:id="1328" w:author="Christopher Corcoran" w:date="2020-08-16T15:49:00Z">
        <w:r w:rsidR="00DE09AF">
          <w:t xml:space="preserve">These findings </w:t>
        </w:r>
      </w:ins>
      <w:r w:rsidR="0085450A">
        <w:rPr>
          <w:rStyle w:val="Kommentarzeichen"/>
        </w:rPr>
        <w:commentReference w:id="1323"/>
      </w:r>
      <w:r w:rsidR="00B42120">
        <w:t xml:space="preserve">pose a challenge to theories of </w:t>
      </w:r>
      <w:r w:rsidR="00EB4E99">
        <w:t xml:space="preserve">regular </w:t>
      </w:r>
      <w:r w:rsidR="00B42120">
        <w:t xml:space="preserve">meter </w:t>
      </w:r>
      <w:r w:rsidR="00EB4E99">
        <w:t>theories</w:t>
      </w:r>
      <w:r w:rsidR="00B42120">
        <w:t xml:space="preserve"> </w:t>
      </w:r>
      <w:r w:rsidR="00EB4E99">
        <w:t>(</w:t>
      </w:r>
      <w:r w:rsidR="00770033">
        <w:t xml:space="preserve">e.g., </w:t>
      </w:r>
      <w:r w:rsidR="00EB4E99">
        <w:t xml:space="preserve">Lerdahl &amp; Jackendoff, 1983) </w:t>
      </w:r>
      <w:r w:rsidR="00770033">
        <w:t xml:space="preserve">and </w:t>
      </w:r>
      <w:r w:rsidR="00B42120">
        <w:t>to oscillator models of rhythms</w:t>
      </w:r>
      <w:r w:rsidR="00EB4E99">
        <w:t xml:space="preserve"> </w:t>
      </w:r>
      <w:r w:rsidR="00B42120" w:rsidRPr="00B42120">
        <w:rPr>
          <w:rFonts w:ascii="Cambria" w:hAnsi="Cambria"/>
        </w:rPr>
        <w:t>(Bose et al., 2019; Large et al., 2015)</w:t>
      </w:r>
      <w:r w:rsidR="00B42120">
        <w:t>.</w:t>
      </w:r>
      <w:r w:rsidR="00770033">
        <w:t xml:space="preserve"> </w:t>
      </w:r>
      <w:del w:id="1329" w:author="Christopher Corcoran" w:date="2020-08-16T15:49:00Z">
        <w:r w:rsidR="00770033" w:rsidDel="00B040B7">
          <w:delText xml:space="preserve">There </w:delText>
        </w:r>
      </w:del>
      <w:ins w:id="1330" w:author="Christopher Corcoran" w:date="2020-08-16T15:52:00Z">
        <w:del w:id="1331" w:author="Klaus Frieler" w:date="2020-08-18T15:22:00Z">
          <w:r w:rsidR="00CA4318" w:rsidDel="007641ED">
            <w:delText>This</w:delText>
          </w:r>
        </w:del>
      </w:ins>
      <w:ins w:id="1332" w:author="Christopher Corcoran" w:date="2020-08-16T15:49:00Z">
        <w:del w:id="1333" w:author="Klaus Frieler" w:date="2020-08-18T15:22:00Z">
          <w:r w:rsidR="00B040B7" w:rsidDel="007641ED">
            <w:delText xml:space="preserve"> indicate</w:delText>
          </w:r>
        </w:del>
      </w:ins>
      <w:ins w:id="1334" w:author="Christopher Corcoran" w:date="2020-08-16T15:52:00Z">
        <w:del w:id="1335" w:author="Klaus Frieler" w:date="2020-08-18T15:22:00Z">
          <w:r w:rsidR="00CA4318" w:rsidDel="007641ED">
            <w:delText>s a wider</w:delText>
          </w:r>
        </w:del>
      </w:ins>
      <w:del w:id="1336" w:author="Klaus Frieler" w:date="2020-08-18T15:22:00Z">
        <w:r w:rsidR="00770033" w:rsidDel="007641ED">
          <w:delText>is also a conceptual problem</w:delText>
        </w:r>
      </w:del>
      <w:ins w:id="1337" w:author="Christopher Corcoran" w:date="2020-08-16T15:50:00Z">
        <w:del w:id="1338" w:author="Klaus Frieler" w:date="2020-08-18T15:22:00Z">
          <w:r w:rsidR="00B040B7" w:rsidDel="007641ED">
            <w:delText>,</w:delText>
          </w:r>
        </w:del>
      </w:ins>
      <w:del w:id="1339" w:author="Klaus Frieler" w:date="2020-08-18T15:22:00Z">
        <w:r w:rsidR="00770033" w:rsidDel="007641ED">
          <w:delText xml:space="preserve"> as </w:delText>
        </w:r>
      </w:del>
      <w:ins w:id="1340" w:author="Christopher Corcoran" w:date="2020-08-16T15:50:00Z">
        <w:del w:id="1341" w:author="Klaus Frieler" w:date="2020-08-18T15:22:00Z">
          <w:r w:rsidR="00B040B7" w:rsidDel="007641ED">
            <w:delText xml:space="preserve">since </w:delText>
          </w:r>
        </w:del>
      </w:ins>
      <w:del w:id="1342" w:author="Klaus Frieler" w:date="2020-08-18T15:22:00Z">
        <w:r w:rsidR="00770033" w:rsidDel="007641ED">
          <w:delText>the existence</w:delText>
        </w:r>
      </w:del>
      <w:ins w:id="1343" w:author="Christopher Corcoran" w:date="2020-08-16T15:37:00Z">
        <w:del w:id="1344" w:author="Klaus Frieler" w:date="2020-08-18T15:22:00Z">
          <w:r w:rsidR="00BF4742" w:rsidDel="007641ED">
            <w:delText xml:space="preserve"> of</w:delText>
          </w:r>
        </w:del>
      </w:ins>
      <w:del w:id="1345" w:author="Klaus Frieler" w:date="2020-08-18T15:22:00Z">
        <w:r w:rsidR="00770033" w:rsidDel="007641ED">
          <w:delText xml:space="preserve"> small integer ratios are hard to establish with real-word numerical data</w:delText>
        </w:r>
      </w:del>
      <w:ins w:id="1346" w:author="Christopher Corcoran" w:date="2020-08-16T15:52:00Z">
        <w:del w:id="1347" w:author="Klaus Frieler" w:date="2020-08-18T15:22:00Z">
          <w:r w:rsidR="00CA4318" w:rsidDel="007641ED">
            <w:delText>.</w:delText>
          </w:r>
        </w:del>
      </w:ins>
      <w:del w:id="1348" w:author="Klaus Frieler" w:date="2020-08-18T15:22:00Z">
        <w:r w:rsidR="00770033" w:rsidDel="007641ED">
          <w:delText xml:space="preserve">, since </w:delText>
        </w:r>
      </w:del>
      <w:ins w:id="1349" w:author="Christopher Corcoran" w:date="2020-08-16T15:52:00Z">
        <w:del w:id="1350" w:author="Klaus Frieler" w:date="2020-08-18T15:22:00Z">
          <w:r w:rsidR="00CA4318" w:rsidDel="007641ED">
            <w:delText>In</w:delText>
          </w:r>
        </w:del>
      </w:ins>
      <w:del w:id="1351" w:author="Klaus Frieler" w:date="2020-08-18T15:22:00Z">
        <w:r w:rsidR="00770033" w:rsidDel="007641ED">
          <w:delText xml:space="preserve">in the vicinity of every real number (e.g., as defined by measurement precision) there are sufficiently many small integer ratios to be found, since “small” is </w:delText>
        </w:r>
      </w:del>
      <w:ins w:id="1352" w:author="Christopher Corcoran" w:date="2020-08-16T15:38:00Z">
        <w:del w:id="1353" w:author="Klaus Frieler" w:date="2020-08-18T15:22:00Z">
          <w:r w:rsidR="00BF4742" w:rsidDel="007641ED">
            <w:delText xml:space="preserve">being </w:delText>
          </w:r>
        </w:del>
      </w:ins>
      <w:del w:id="1354" w:author="Klaus Frieler" w:date="2020-08-18T15:22:00Z">
        <w:r w:rsidR="00770033" w:rsidDel="007641ED">
          <w:delText>a rather flexible term</w:delText>
        </w:r>
        <w:r w:rsidR="00626B6B" w:rsidDel="007641ED">
          <w:delText xml:space="preserve"> (see Ravigna</w:delText>
        </w:r>
        <w:r w:rsidR="008F58E9" w:rsidDel="007641ED">
          <w:delText>n</w:delText>
        </w:r>
        <w:r w:rsidR="00626B6B" w:rsidDel="007641ED">
          <w:delText>i et al.</w:delText>
        </w:r>
        <w:r w:rsidR="008F58E9" w:rsidDel="007641ED">
          <w:delText>,</w:delText>
        </w:r>
        <w:r w:rsidR="00626B6B" w:rsidDel="007641ED">
          <w:delText xml:space="preserve"> 2018)</w:delText>
        </w:r>
        <w:r w:rsidR="00770033" w:rsidDel="007641ED">
          <w:delText xml:space="preserve">. </w:delText>
        </w:r>
      </w:del>
      <w:del w:id="1355" w:author="Klaus Frieler" w:date="2020-08-18T15:23:00Z">
        <w:r w:rsidR="00770033" w:rsidDel="007641ED">
          <w:delText>No production experiment</w:delText>
        </w:r>
        <w:r w:rsidR="008F58E9" w:rsidDel="007641ED">
          <w:delText>s</w:delText>
        </w:r>
        <w:r w:rsidR="00770033" w:rsidDel="007641ED">
          <w:delText xml:space="preserve"> are known to us that prove that (professional) musicians are able to reliably produce </w:delText>
        </w:r>
      </w:del>
      <w:del w:id="1356" w:author="Klaus Frieler" w:date="2020-08-18T15:22:00Z">
        <w:r w:rsidR="008F58E9" w:rsidDel="007641ED">
          <w:delText>“</w:delText>
        </w:r>
      </w:del>
      <w:del w:id="1357" w:author="Klaus Frieler" w:date="2020-08-18T15:23:00Z">
        <w:r w:rsidR="00770033" w:rsidDel="007641ED">
          <w:delText>small</w:delText>
        </w:r>
      </w:del>
      <w:del w:id="1358" w:author="Klaus Frieler" w:date="2020-08-18T15:22:00Z">
        <w:r w:rsidR="008F58E9" w:rsidDel="007641ED">
          <w:delText>”</w:delText>
        </w:r>
      </w:del>
      <w:del w:id="1359" w:author="Klaus Frieler" w:date="2020-08-18T15:23:00Z">
        <w:r w:rsidR="00770033" w:rsidDel="007641ED">
          <w:delText xml:space="preserve"> integer IOI ratios (besides 2:1 or 3:1)</w:delText>
        </w:r>
        <w:r w:rsidR="00560415" w:rsidDel="007641ED">
          <w:delText xml:space="preserve"> on demand.</w:delText>
        </w:r>
        <w:r w:rsidR="004A5C0D" w:rsidDel="007641ED">
          <w:delText xml:space="preserve"> </w:delText>
        </w:r>
      </w:del>
    </w:p>
    <w:p w14:paraId="2D835CC9" w14:textId="675836CA" w:rsidR="00712EF8" w:rsidRDefault="004A5C0D" w:rsidP="65671322">
      <w:pPr>
        <w:spacing w:after="120" w:line="276" w:lineRule="auto"/>
        <w:jc w:val="both"/>
      </w:pPr>
      <w:r>
        <w:t>One last point concerns the dimension of intensity</w:t>
      </w:r>
      <w:ins w:id="1360" w:author="Christopher Corcoran" w:date="2020-08-16T15:54:00Z">
        <w:r w:rsidR="00CA4318">
          <w:t xml:space="preserve"> in assessing microrhythmic deviation from idealised norms</w:t>
        </w:r>
      </w:ins>
      <w:r>
        <w:t>. Typically, psychological and musicological timing research operates with idealized and measured sharp onset points of events. However, it also well</w:t>
      </w:r>
      <w:ins w:id="1361" w:author="Christopher Corcoran" w:date="2020-08-16T15:54:00Z">
        <w:r w:rsidR="005A6E87">
          <w:t xml:space="preserve"> </w:t>
        </w:r>
      </w:ins>
      <w:del w:id="1362" w:author="Christopher Corcoran" w:date="2020-08-16T15:54:00Z">
        <w:r w:rsidDel="005A6E87">
          <w:delText>-</w:delText>
        </w:r>
      </w:del>
      <w:r>
        <w:t xml:space="preserve">known that the perception of an event onset (perceptual onset time) is related to the perceptual attack time (PAT) of the actual sounding event (Gordon, 1987). Whereas in experiments involving percussive events (drums, tapping), which have rather steep rise times, this approximation seems to be justified, in our case of monophonic </w:t>
      </w:r>
      <w:ins w:id="1363" w:author="Christopher Corcoran" w:date="2020-08-16T15:40:00Z">
        <w:r w:rsidR="007013B2">
          <w:t>(</w:t>
        </w:r>
      </w:ins>
      <w:r>
        <w:t>mostly wind</w:t>
      </w:r>
      <w:ins w:id="1364" w:author="Christopher Corcoran" w:date="2020-08-16T15:40:00Z">
        <w:r w:rsidR="007013B2">
          <w:t>)</w:t>
        </w:r>
      </w:ins>
      <w:r>
        <w:t xml:space="preserve"> instruments there is </w:t>
      </w:r>
      <w:del w:id="1365" w:author="Christopher Corcoran" w:date="2020-08-16T15:40:00Z">
        <w:r w:rsidDel="007013B2">
          <w:delText xml:space="preserve">not only </w:delText>
        </w:r>
      </w:del>
      <w:r>
        <w:t>a potential divide between the ‘production time’ of the performer and the perceived onset time in a listener</w:t>
      </w:r>
      <w:ins w:id="1366" w:author="Christopher Corcoran" w:date="2020-08-16T15:40:00Z">
        <w:r w:rsidR="005A6E87">
          <w:t>. I</w:t>
        </w:r>
        <w:r w:rsidR="007013B2">
          <w:t>n addition,</w:t>
        </w:r>
      </w:ins>
      <w:del w:id="1367" w:author="Christopher Corcoran" w:date="2020-08-16T15:40:00Z">
        <w:r w:rsidDel="007013B2">
          <w:delText>, but also</w:delText>
        </w:r>
      </w:del>
      <w:r>
        <w:t xml:space="preserve"> the intensity and other spectral characteristics of the tone events might play a role, as these can the influence the PAT and therefore the (perceived) BUR. For instance, </w:t>
      </w:r>
      <w:ins w:id="1368" w:author="Christopher Corcoran" w:date="2020-08-16T15:41:00Z">
        <w:r w:rsidR="007013B2">
          <w:t xml:space="preserve">in a study on the PAT of saxophone tones, </w:t>
        </w:r>
      </w:ins>
      <w:r>
        <w:t>Bechtold &amp; Senn (2018) found</w:t>
      </w:r>
      <w:del w:id="1369" w:author="Christopher Corcoran" w:date="2020-08-16T15:41:00Z">
        <w:r w:rsidDel="007013B2">
          <w:delText xml:space="preserve"> in a study on the PAT of saxophone tones,</w:delText>
        </w:r>
      </w:del>
      <w:r>
        <w:t xml:space="preserve"> that louder tones have an earlier PAT </w:t>
      </w:r>
      <w:del w:id="1370" w:author="Christopher Corcoran" w:date="2020-08-16T15:41:00Z">
        <w:r w:rsidDel="007013B2">
          <w:delText xml:space="preserve">and </w:delText>
        </w:r>
      </w:del>
      <w:r>
        <w:t xml:space="preserve">whereas the PAT of soft tones was influenced by the articulation (with/without tongue attack). </w:t>
      </w:r>
      <w:ins w:id="1371" w:author="Christopher Corcoran" w:date="2020-08-16T15:41:00Z">
        <w:r w:rsidR="007013B2">
          <w:t xml:space="preserve">Therefore, future research into </w:t>
        </w:r>
      </w:ins>
      <w:ins w:id="1372" w:author="Christopher Corcoran" w:date="2020-08-16T15:43:00Z">
        <w:r w:rsidR="003D1CB9">
          <w:t xml:space="preserve">jazz </w:t>
        </w:r>
      </w:ins>
      <w:ins w:id="1373" w:author="Christopher Corcoran" w:date="2020-08-16T15:41:00Z">
        <w:r w:rsidR="007013B2">
          <w:t xml:space="preserve">microrhythms should also take </w:t>
        </w:r>
      </w:ins>
      <w:ins w:id="1374" w:author="Christopher Corcoran" w:date="2020-08-16T15:54:00Z">
        <w:r w:rsidR="00404DE7">
          <w:t xml:space="preserve">into account </w:t>
        </w:r>
      </w:ins>
      <w:del w:id="1375" w:author="Christopher Corcoran" w:date="2020-08-16T15:42:00Z">
        <w:r w:rsidR="00DB03BD" w:rsidDel="007013B2">
          <w:delText xml:space="preserve">Studying </w:delText>
        </w:r>
        <w:r w:rsidDel="007013B2">
          <w:delText xml:space="preserve">of </w:delText>
        </w:r>
      </w:del>
      <w:r>
        <w:t>the influence of intensity and articulation on the perception and production of BUR</w:t>
      </w:r>
      <w:r w:rsidR="00DB03BD">
        <w:t>s</w:t>
      </w:r>
      <w:del w:id="1376" w:author="Christopher Corcoran" w:date="2020-08-16T15:55:00Z">
        <w:r w:rsidDel="00683D4D">
          <w:delText xml:space="preserve"> </w:delText>
        </w:r>
      </w:del>
      <w:del w:id="1377" w:author="Christopher Corcoran" w:date="2020-08-16T15:42:00Z">
        <w:r w:rsidDel="007013B2">
          <w:delText xml:space="preserve">seems thus </w:delText>
        </w:r>
        <w:r w:rsidR="00DB03BD" w:rsidDel="007013B2">
          <w:delText xml:space="preserve">an </w:delText>
        </w:r>
        <w:r w:rsidDel="007013B2">
          <w:delText xml:space="preserve">interesting </w:delText>
        </w:r>
        <w:r w:rsidR="00DB03BD" w:rsidDel="007013B2">
          <w:delText xml:space="preserve">investigation for </w:delText>
        </w:r>
        <w:r w:rsidDel="007013B2">
          <w:delText>the future</w:delText>
        </w:r>
      </w:del>
      <w:r>
        <w:t>.</w:t>
      </w:r>
      <w:r w:rsidR="00850EF3">
        <w:t xml:space="preserve"> First steps in this direction were already pursued in a study by Abeßer et al. (2014), which, however, found </w:t>
      </w:r>
      <w:del w:id="1378" w:author="Christopher Corcoran" w:date="2020-08-16T15:43:00Z">
        <w:r w:rsidR="00850EF3" w:rsidDel="007F6A39">
          <w:delText xml:space="preserve">some but </w:delText>
        </w:r>
      </w:del>
      <w:r w:rsidR="00850EF3">
        <w:t xml:space="preserve">no consistent effects for intensity differences between first to second eighths notes. </w:t>
      </w:r>
    </w:p>
    <w:p w14:paraId="238B4DC8" w14:textId="6C836C56" w:rsidR="00712EF8" w:rsidRPr="00330729" w:rsidDel="00D02CD2" w:rsidRDefault="00330729" w:rsidP="65671322">
      <w:pPr>
        <w:spacing w:after="120" w:line="276" w:lineRule="auto"/>
        <w:jc w:val="both"/>
        <w:rPr>
          <w:del w:id="1379" w:author="Christopher Corcoran" w:date="2020-08-16T15:45:00Z"/>
          <w:b/>
        </w:rPr>
      </w:pPr>
      <w:del w:id="1380" w:author="Christopher Corcoran" w:date="2020-08-16T15:45:00Z">
        <w:r w:rsidRPr="00330729" w:rsidDel="00D02CD2">
          <w:rPr>
            <w:b/>
          </w:rPr>
          <w:lastRenderedPageBreak/>
          <w:delText>The effect of tempo</w:delText>
        </w:r>
      </w:del>
    </w:p>
    <w:p w14:paraId="1670C52A" w14:textId="553B01A7" w:rsidR="00DC0E00" w:rsidRPr="00564DF3" w:rsidDel="00D02CD2" w:rsidRDefault="0F425204" w:rsidP="0F425204">
      <w:pPr>
        <w:spacing w:after="120" w:line="276" w:lineRule="auto"/>
        <w:jc w:val="both"/>
        <w:rPr>
          <w:del w:id="1381" w:author="Christopher Corcoran" w:date="2020-08-16T15:45:00Z"/>
        </w:rPr>
      </w:pPr>
      <w:del w:id="1382" w:author="Christopher Corcoran" w:date="2020-08-16T15:45:00Z">
        <w:r w:rsidDel="00D02CD2">
          <w:delText>Perceptual factors may also be involved in why soloists and drummers reduce their BURs at high tempi. While this effect is likely primarily due to physical limitations (i.e.</w:delText>
        </w:r>
      </w:del>
      <w:ins w:id="1383" w:author="Klaus Frieler" w:date="2020-07-30T17:19:00Z">
        <w:del w:id="1384" w:author="Christopher Corcoran" w:date="2020-08-16T15:45:00Z">
          <w:r w:rsidR="00770033" w:rsidDel="00D02CD2">
            <w:delText>,</w:delText>
          </w:r>
        </w:del>
      </w:ins>
      <w:del w:id="1385" w:author="Christopher Corcoran" w:date="2020-08-16T15:45:00Z">
        <w:r w:rsidDel="00D02CD2">
          <w:delText xml:space="preserve"> increasing motoric difficulties in articulating short upbeat eights as tempo increases), there may be an additional psychological component: At high tempi, BUR variations more difficult to perceive than at slow tempos (Benadon, 2006). More concretely, we propose that the upbeat portion of two very uneven swing eights is likely to fall below the perceptual limit for rhythmi</w:delText>
        </w:r>
        <w:r w:rsidR="00C11904" w:rsidDel="00D02CD2">
          <w:delText>z</w:delText>
        </w:r>
        <w:r w:rsidDel="00D02CD2">
          <w:delText xml:space="preserve">ation, which London sets at c. </w:delText>
        </w:r>
        <w:r w:rsidR="00C11904" w:rsidDel="00D02CD2">
          <w:delText>100 </w:delText>
        </w:r>
        <w:r w:rsidDel="00D02CD2">
          <w:delText>ms (2012, 27). Consequently, high BURs at high tempi are likely less efficient at facilitating pulse perception than equal tactus beat subdivisions. This dovetails with Friberg and Sund</w:delText>
        </w:r>
        <w:r w:rsidR="00F61079" w:rsidDel="00D02CD2">
          <w:delText>s</w:delText>
        </w:r>
        <w:r w:rsidDel="00D02CD2">
          <w:delText>tröm (1997) findings showing that drummer’s upbeats to stabilise at a length no shorter than 100</w:delText>
        </w:r>
        <w:r w:rsidR="00F61079" w:rsidDel="00D02CD2">
          <w:delText> </w:delText>
        </w:r>
        <w:r w:rsidDel="00D02CD2">
          <w:delText xml:space="preserve">ms above c. </w:delText>
        </w:r>
        <w:r w:rsidR="00F61079" w:rsidDel="00D02CD2">
          <w:delText>150 </w:delText>
        </w:r>
        <w:r w:rsidDel="00D02CD2">
          <w:delText xml:space="preserve">BPM (although it should be noted that Honing </w:delText>
        </w:r>
        <w:r w:rsidR="00980BE0" w:rsidDel="00D02CD2">
          <w:delText>&amp; de Haas (2008)</w:delText>
        </w:r>
        <w:r w:rsidDel="00D02CD2">
          <w:delText xml:space="preserve"> found no such floor limit). </w:delText>
        </w:r>
      </w:del>
    </w:p>
    <w:p w14:paraId="1D786FB2" w14:textId="4E4E8BCF" w:rsidR="00DC0E00" w:rsidRPr="00564DF3" w:rsidDel="00D02CD2" w:rsidRDefault="0F425204" w:rsidP="000560AB">
      <w:pPr>
        <w:spacing w:after="120" w:line="276" w:lineRule="auto"/>
        <w:jc w:val="both"/>
        <w:rPr>
          <w:del w:id="1386" w:author="Christopher Corcoran" w:date="2020-08-16T15:45:00Z"/>
        </w:rPr>
      </w:pPr>
      <w:del w:id="1387" w:author="Christopher Corcoran" w:date="2020-08-16T15:45:00Z">
        <w:r w:rsidDel="00D02CD2">
          <w:delText>Therefore, p</w:delText>
        </w:r>
        <w:r w:rsidR="00980BE0" w:rsidDel="00D02CD2">
          <w:delText>l</w:delText>
        </w:r>
        <w:r w:rsidDel="00D02CD2">
          <w:delText xml:space="preserve">aying more even BURs may allow performers to keep upbeats long enough to stay within human limits for both rhythm perception and synchronisation at fast tempi. Since beat subdivisions at slow and medium tempi lie more comfortably between human perceptual limits, they possibly afford listeners and performers both more capacity (and indeed a preference for) greater rhythmic variety in swing. This may be associated with findings showing that for listeners syncopation and groove form a relationship approximating an inverted U-shape, meaning that too little and too much syncopation is both detrimental to groove perception in the long run (Witek et al., </w:delText>
        </w:r>
        <w:r w:rsidR="00E73812" w:rsidDel="00D02CD2">
          <w:delText>2014</w:delText>
        </w:r>
        <w:r w:rsidDel="00D02CD2">
          <w:delText xml:space="preserve">). Maintaining optimal groove within stylistic limits is therefore another likely reason why jazz soloists keep their eighth notes even and only play high BURs occasionally. </w:delText>
        </w:r>
      </w:del>
    </w:p>
    <w:p w14:paraId="4B1E889A" w14:textId="77777777" w:rsidR="003B3C47" w:rsidRPr="00B13F95" w:rsidRDefault="003B3C47" w:rsidP="00A3455F"/>
    <w:p w14:paraId="19680277" w14:textId="4D7CE369" w:rsidR="00A3455F" w:rsidRPr="00B13F95" w:rsidRDefault="0F425204" w:rsidP="00B46CC6">
      <w:pPr>
        <w:pStyle w:val="berschrift2"/>
      </w:pPr>
      <w:r>
        <w:t>5. Conclusion</w:t>
      </w:r>
    </w:p>
    <w:p w14:paraId="46335776" w14:textId="7F61B73A" w:rsidR="00A3455F" w:rsidRPr="00B13F95" w:rsidRDefault="00125935" w:rsidP="00125935">
      <w:pPr>
        <w:spacing w:after="120" w:line="276" w:lineRule="auto"/>
        <w:jc w:val="both"/>
      </w:pPr>
      <w:r>
        <w:t>In conclusion, our corpus analysis indicates that jazz soloists tend not to play with uneven swing BURs and that the famed 2:1 BUR for swing eighths is the exception rather than the norm</w:t>
      </w:r>
      <w:ins w:id="1388" w:author="Christopher Corcoran" w:date="2020-08-16T15:55:00Z">
        <w:r w:rsidR="003A726A">
          <w:t xml:space="preserve"> in solos</w:t>
        </w:r>
      </w:ins>
      <w:r>
        <w:t xml:space="preserve">. Instead, it is likely that </w:t>
      </w:r>
      <w:del w:id="1389" w:author="Christopher Corcoran" w:date="2020-08-16T15:56:00Z">
        <w:r w:rsidR="679363A1" w:rsidDel="003A726A">
          <w:delText xml:space="preserve">musicians </w:delText>
        </w:r>
      </w:del>
      <w:ins w:id="1390" w:author="Christopher Corcoran" w:date="2020-08-16T15:56:00Z">
        <w:r w:rsidR="003A726A">
          <w:t xml:space="preserve">soloists </w:t>
        </w:r>
      </w:ins>
      <w:r>
        <w:t xml:space="preserve">use varying BURs as an expressive technique to play with audiences’ </w:t>
      </w:r>
      <w:r w:rsidR="679363A1">
        <w:t xml:space="preserve">perceptual mechanisms. </w:t>
      </w:r>
      <w:r>
        <w:t>This in turn is likely one of swing phrasing’s engaging qualities</w:t>
      </w:r>
      <w:r w:rsidR="679363A1">
        <w:t>.</w:t>
      </w:r>
      <w:r>
        <w:t xml:space="preserve"> The </w:t>
      </w:r>
      <w:r w:rsidR="00A3455F" w:rsidRPr="00B13F95">
        <w:t xml:space="preserve">corpus analysis </w:t>
      </w:r>
      <w:r>
        <w:t>also strongly indicated</w:t>
      </w:r>
      <w:r w:rsidR="00A3455F" w:rsidRPr="00B13F95">
        <w:t xml:space="preserve"> that jazz soloists </w:t>
      </w:r>
      <w:del w:id="1391" w:author="Christopher Corcoran" w:date="2020-08-09T20:46:00Z">
        <w:r w:rsidR="00A3455F" w:rsidRPr="00B13F95" w:rsidDel="008D235B">
          <w:delText xml:space="preserve">do not </w:delText>
        </w:r>
        <w:r w:rsidDel="008D235B">
          <w:delText xml:space="preserve">only </w:delText>
        </w:r>
      </w:del>
      <w:r>
        <w:t xml:space="preserve">very slightly </w:t>
      </w:r>
      <w:r w:rsidR="00A3455F" w:rsidRPr="00B13F95">
        <w:t xml:space="preserve">decrease their BURs with tempo, </w:t>
      </w:r>
      <w:r>
        <w:t xml:space="preserve">which they possibly do to maximise groove perception among audiences. </w:t>
      </w:r>
      <w:r w:rsidRPr="00B13F95">
        <w:t xml:space="preserve">This may suggest that perceptual limits are involved in </w:t>
      </w:r>
      <w:r>
        <w:t xml:space="preserve">how much </w:t>
      </w:r>
      <w:r w:rsidRPr="00B13F95">
        <w:t>microrhythmic deviation</w:t>
      </w:r>
      <w:r>
        <w:t xml:space="preserve"> is deemed stylistically permissible at different tempi. </w:t>
      </w:r>
      <w:del w:id="1392" w:author="Christopher Corcoran" w:date="2020-08-16T15:56:00Z">
        <w:r w:rsidDel="00B56D9A">
          <w:delText>Consequently</w:delText>
        </w:r>
      </w:del>
      <w:ins w:id="1393" w:author="Christopher Corcoran" w:date="2020-08-16T15:56:00Z">
        <w:r w:rsidR="00B56D9A">
          <w:t>Therefore</w:t>
        </w:r>
      </w:ins>
      <w:r>
        <w:t xml:space="preserve">, our results are relevant to research in microrhythmic behaviour, jazz performance and history, and groove perception. </w:t>
      </w:r>
    </w:p>
    <w:p w14:paraId="6ED10CF3" w14:textId="6E3BBC5E" w:rsidR="00B259AB" w:rsidRPr="00B13F95" w:rsidRDefault="00B259AB" w:rsidP="00125935">
      <w:pPr>
        <w:spacing w:after="120" w:line="276" w:lineRule="auto"/>
        <w:jc w:val="both"/>
      </w:pPr>
    </w:p>
    <w:p w14:paraId="04B655D7" w14:textId="204870BF" w:rsidR="00B259AB" w:rsidRPr="00B61065" w:rsidRDefault="00DD20EC" w:rsidP="00DD20EC">
      <w:pPr>
        <w:pStyle w:val="berschrift2"/>
        <w:rPr>
          <w:lang w:val="de-DE"/>
          <w:rPrChange w:id="1394" w:author="Klaus Frieler" w:date="2020-08-18T18:06:00Z">
            <w:rPr/>
          </w:rPrChange>
        </w:rPr>
      </w:pPr>
      <w:r w:rsidRPr="00B61065">
        <w:rPr>
          <w:lang w:val="de-DE"/>
          <w:rPrChange w:id="1395" w:author="Klaus Frieler" w:date="2020-08-18T18:06:00Z">
            <w:rPr/>
          </w:rPrChange>
        </w:rPr>
        <w:lastRenderedPageBreak/>
        <w:t>Bibliography</w:t>
      </w:r>
    </w:p>
    <w:p w14:paraId="161A130D" w14:textId="4240CA35" w:rsidR="00850EF3" w:rsidRDefault="00850EF3" w:rsidP="00850EF3">
      <w:r w:rsidRPr="005061F7">
        <w:rPr>
          <w:lang w:val="de-DE"/>
        </w:rPr>
        <w:t xml:space="preserve">Abeßer, J., Cano, E., Frieler, K., &amp; Pfleiderer, M. (2014). </w:t>
      </w:r>
      <w:r w:rsidRPr="00850EF3">
        <w:t>Dynamics in Jazz Improvisation—Score-informed Estimation and Contextual Analysis of Tone Intensities in Trumpet and Saxophone Solos. Proceedings of the 9th Conference on Interdisciplinary Musicology (CIM).</w:t>
      </w:r>
    </w:p>
    <w:p w14:paraId="4A9A2A18" w14:textId="77777777" w:rsidR="00850EF3" w:rsidRPr="00850EF3" w:rsidRDefault="00850EF3" w:rsidP="005061F7"/>
    <w:p w14:paraId="65E5C265" w14:textId="32041C53" w:rsidR="00DD20EC" w:rsidRDefault="00DD20EC" w:rsidP="00DD20EC">
      <w:r w:rsidRPr="00CD4B34">
        <w:t xml:space="preserve">Ashley, R. (2002). Don't Change a Hair for Me: The Art of Jazz Rubato. </w:t>
      </w:r>
      <w:r w:rsidRPr="00CD4B34">
        <w:rPr>
          <w:i/>
        </w:rPr>
        <w:t>Music Perception</w:t>
      </w:r>
      <w:r w:rsidRPr="00CD4B34">
        <w:t xml:space="preserve">, </w:t>
      </w:r>
      <w:r w:rsidRPr="00CD4B34">
        <w:rPr>
          <w:i/>
        </w:rPr>
        <w:t>19</w:t>
      </w:r>
      <w:r w:rsidRPr="00CD4B34">
        <w:t>(3), 311-332. doi: 10.1525/mp.2002.19.3.311</w:t>
      </w:r>
    </w:p>
    <w:p w14:paraId="62BF6462" w14:textId="637AE156" w:rsidR="004A5C0D" w:rsidRDefault="004A5C0D" w:rsidP="00DD20EC"/>
    <w:p w14:paraId="7C2382FF" w14:textId="48E4E295" w:rsidR="004A5C0D" w:rsidRPr="00CD4B34" w:rsidRDefault="004A5C0D" w:rsidP="00DD20EC">
      <w:r w:rsidRPr="004A5C0D">
        <w:t>Bechtold, T. A., &amp; Senn, O. (2018). Articulation and Dynamics Influence the Perceptual Attack Time of Saxophone Sounds. Frontiers in Psychology, 9. https://doi.org/10.3389/fpsyg.2018.01692</w:t>
      </w:r>
    </w:p>
    <w:p w14:paraId="3A5F909B" w14:textId="77777777" w:rsidR="00DD20EC" w:rsidRPr="00CD4B34" w:rsidRDefault="00DD20EC" w:rsidP="00DD20EC"/>
    <w:p w14:paraId="1C79D2E6" w14:textId="77777777" w:rsidR="00DD20EC" w:rsidRPr="00CD4B34" w:rsidRDefault="00DD20EC" w:rsidP="00DD20EC">
      <w:bookmarkStart w:id="1396" w:name="_Toc371273172"/>
      <w:bookmarkStart w:id="1397" w:name="_Toc447464574"/>
      <w:r w:rsidRPr="00CD4B34">
        <w:t>Benadon, F. (2006). Slicing the Beat: Jazz Eighth-Notes as Expressive Microrhythm</w:t>
      </w:r>
      <w:bookmarkEnd w:id="1396"/>
      <w:r w:rsidRPr="00CD4B34">
        <w:t>.</w:t>
      </w:r>
      <w:bookmarkEnd w:id="1397"/>
      <w:r w:rsidRPr="00CD4B34">
        <w:t xml:space="preserve"> </w:t>
      </w:r>
      <w:r w:rsidRPr="00CD4B34">
        <w:rPr>
          <w:i/>
        </w:rPr>
        <w:t>Ethnomusicology,</w:t>
      </w:r>
      <w:r w:rsidRPr="00CD4B34">
        <w:t xml:space="preserve"> </w:t>
      </w:r>
      <w:r w:rsidRPr="00CD4B34">
        <w:rPr>
          <w:i/>
        </w:rPr>
        <w:t>50</w:t>
      </w:r>
      <w:r w:rsidRPr="00CD4B34">
        <w:t>(1), 73-98.  ISSN: 00141836</w:t>
      </w:r>
    </w:p>
    <w:p w14:paraId="089C7004" w14:textId="77777777" w:rsidR="00DD20EC" w:rsidRPr="00CD4B34" w:rsidRDefault="00DD20EC" w:rsidP="00DD20EC"/>
    <w:p w14:paraId="3548C752" w14:textId="3AD51A2C" w:rsidR="00DD20EC" w:rsidRDefault="00DD20EC" w:rsidP="00DD20EC">
      <w:bookmarkStart w:id="1398" w:name="_Toc371273173"/>
      <w:bookmarkStart w:id="1399" w:name="_Toc447464564"/>
      <w:r w:rsidRPr="00CD4B34">
        <w:t xml:space="preserve">Berliner, P. (1994). </w:t>
      </w:r>
      <w:r w:rsidRPr="00CD4B34">
        <w:rPr>
          <w:i/>
        </w:rPr>
        <w:t>Thinking in Jazz: The Infinite Art of Improvisation</w:t>
      </w:r>
      <w:bookmarkEnd w:id="1398"/>
      <w:r w:rsidRPr="00CD4B34">
        <w:rPr>
          <w:i/>
        </w:rPr>
        <w:t>.</w:t>
      </w:r>
      <w:bookmarkEnd w:id="1399"/>
      <w:r w:rsidRPr="00CD4B34">
        <w:rPr>
          <w:i/>
        </w:rPr>
        <w:t xml:space="preserve"> </w:t>
      </w:r>
      <w:r w:rsidRPr="00CD4B34">
        <w:t>University of Chicago Press.</w:t>
      </w:r>
    </w:p>
    <w:p w14:paraId="7F6B185D" w14:textId="77777777" w:rsidR="002D0861" w:rsidRPr="00CD4B34" w:rsidRDefault="002D0861" w:rsidP="00DD20EC"/>
    <w:p w14:paraId="4413743F" w14:textId="636B2B24" w:rsidR="00DD20EC" w:rsidRDefault="002D0861" w:rsidP="00DD20EC">
      <w:r w:rsidRPr="005061F7">
        <w:rPr>
          <w:lang w:val="en-US"/>
        </w:rPr>
        <w:t xml:space="preserve">Bose, A., Byrne, Á., &amp; Rinzel, J. (2019). </w:t>
      </w:r>
      <w:r w:rsidRPr="002D0861">
        <w:t xml:space="preserve">A neuromechanistic model for rhythmic beat generation. PLOS Computational Biology, 15(5), e1006450. </w:t>
      </w:r>
      <w:hyperlink r:id="rId20" w:history="1">
        <w:r w:rsidRPr="00947B71">
          <w:rPr>
            <w:rStyle w:val="Hyperlink"/>
          </w:rPr>
          <w:t>https://doi.org/10.1371/journal.pcbi.1006450</w:t>
        </w:r>
      </w:hyperlink>
    </w:p>
    <w:p w14:paraId="4F1297D6" w14:textId="77777777" w:rsidR="002D0861" w:rsidRPr="00CD4B34" w:rsidRDefault="002D0861" w:rsidP="00DD20EC"/>
    <w:p w14:paraId="095DB8D2" w14:textId="77777777" w:rsidR="00DD20EC" w:rsidRPr="00CD4B34" w:rsidRDefault="00DD20EC" w:rsidP="00DD20EC">
      <w:bookmarkStart w:id="1400" w:name="_Toc371273174"/>
      <w:bookmarkStart w:id="1401" w:name="_Toc447464575"/>
      <w:r w:rsidRPr="00CD4B34">
        <w:t>Busse, W. G. (2002). Toward Objective Measurement and Evaluation of Jazz Piano Performance Via MIDI-Based Groove Quantize Templates</w:t>
      </w:r>
      <w:bookmarkEnd w:id="1400"/>
      <w:r w:rsidRPr="00CD4B34">
        <w:t>.</w:t>
      </w:r>
      <w:bookmarkEnd w:id="1401"/>
      <w:r w:rsidRPr="00CD4B34">
        <w:t xml:space="preserve"> </w:t>
      </w:r>
      <w:r w:rsidRPr="00CD4B34">
        <w:rPr>
          <w:i/>
        </w:rPr>
        <w:t>Music Perception: An Interdisciplinary Journal</w:t>
      </w:r>
      <w:r w:rsidRPr="00CD4B34">
        <w:t xml:space="preserve">, </w:t>
      </w:r>
      <w:r w:rsidRPr="00CD4B34">
        <w:rPr>
          <w:i/>
        </w:rPr>
        <w:t>19</w:t>
      </w:r>
      <w:r w:rsidRPr="00CD4B34">
        <w:t>(3), 443-461. doi: 10.1525/mp.2002.19.3.443</w:t>
      </w:r>
    </w:p>
    <w:p w14:paraId="6B87FB38" w14:textId="77777777" w:rsidR="00DD20EC" w:rsidRPr="00CD4B34" w:rsidRDefault="00DD20EC" w:rsidP="00DD20EC"/>
    <w:p w14:paraId="5ABD969E" w14:textId="77777777" w:rsidR="00DD20EC" w:rsidRPr="00CD4B34" w:rsidRDefault="00DD20EC" w:rsidP="00DD20EC">
      <w:bookmarkStart w:id="1402" w:name="_Toc371273178"/>
      <w:bookmarkStart w:id="1403" w:name="_Toc447464578"/>
      <w:bookmarkStart w:id="1404" w:name="_Toc371273176"/>
      <w:bookmarkStart w:id="1405" w:name="_Toc447464577"/>
      <w:bookmarkStart w:id="1406" w:name="_Toc371273175"/>
      <w:bookmarkStart w:id="1407" w:name="_Toc447464576"/>
      <w:r w:rsidRPr="00CD4B34">
        <w:t>Butterfield, M W. (2006). The Power of Anacrusis: Engendered Feeling in Groove-Based Musics</w:t>
      </w:r>
      <w:bookmarkEnd w:id="1402"/>
      <w:r w:rsidRPr="00CD4B34">
        <w:t>.</w:t>
      </w:r>
      <w:bookmarkEnd w:id="1403"/>
      <w:r w:rsidRPr="00CD4B34">
        <w:t xml:space="preserve"> </w:t>
      </w:r>
      <w:r w:rsidRPr="00CD4B34">
        <w:rPr>
          <w:i/>
        </w:rPr>
        <w:t>Music Theory Online,</w:t>
      </w:r>
      <w:r w:rsidRPr="00CD4B34">
        <w:t xml:space="preserve"> </w:t>
      </w:r>
      <w:r w:rsidRPr="00CD4B34">
        <w:rPr>
          <w:i/>
        </w:rPr>
        <w:t>12</w:t>
      </w:r>
      <w:r w:rsidRPr="00CD4B34">
        <w:t xml:space="preserve">(4). doi: http://dx.doi.org/10.30535/mto.12.4.2 </w:t>
      </w:r>
    </w:p>
    <w:p w14:paraId="36480E3B" w14:textId="77777777" w:rsidR="00DD20EC" w:rsidRPr="00CD4B34" w:rsidRDefault="00DD20EC" w:rsidP="00DD20EC"/>
    <w:p w14:paraId="0556B751" w14:textId="77777777" w:rsidR="00DD20EC" w:rsidRPr="00CD4B34" w:rsidRDefault="00DD20EC" w:rsidP="00DD20EC">
      <w:r w:rsidRPr="00CD4B34">
        <w:t>Butterfield, M. (2010). Participatory Discrepancies and the Perception of Beats in Jazz</w:t>
      </w:r>
      <w:bookmarkEnd w:id="1404"/>
      <w:r w:rsidRPr="00CD4B34">
        <w:t>.</w:t>
      </w:r>
      <w:bookmarkEnd w:id="1405"/>
      <w:r w:rsidRPr="00CD4B34">
        <w:t xml:space="preserve"> </w:t>
      </w:r>
      <w:r w:rsidRPr="00CD4B34">
        <w:rPr>
          <w:i/>
        </w:rPr>
        <w:t>Music Perception: An Interdisciplinary Journal</w:t>
      </w:r>
      <w:r w:rsidRPr="00CD4B34">
        <w:t xml:space="preserve">, </w:t>
      </w:r>
      <w:r w:rsidRPr="00CD4B34">
        <w:rPr>
          <w:i/>
        </w:rPr>
        <w:t>27</w:t>
      </w:r>
      <w:r w:rsidRPr="00CD4B34">
        <w:t>(3), 157-176. doi: 10.1525/mp.2010.27.3.157</w:t>
      </w:r>
    </w:p>
    <w:p w14:paraId="6AC355A5" w14:textId="77777777" w:rsidR="00DD20EC" w:rsidRPr="00CD4B34" w:rsidRDefault="00DD20EC" w:rsidP="00DD20EC"/>
    <w:p w14:paraId="62B9961F" w14:textId="77777777" w:rsidR="00DD20EC" w:rsidRPr="00CD4B34" w:rsidRDefault="00DD20EC" w:rsidP="00DD20EC">
      <w:r w:rsidRPr="00CD4B34">
        <w:t>Butterfield, M. W. (2011). Why Do Jazz Musicians Swing Their Eighth Notes?</w:t>
      </w:r>
      <w:bookmarkEnd w:id="1406"/>
      <w:r w:rsidRPr="00CD4B34">
        <w:t>.</w:t>
      </w:r>
      <w:bookmarkEnd w:id="1407"/>
      <w:r w:rsidRPr="00CD4B34">
        <w:t xml:space="preserve"> </w:t>
      </w:r>
      <w:r w:rsidRPr="00CD4B34">
        <w:rPr>
          <w:i/>
        </w:rPr>
        <w:t>Music Theory Spectrum</w:t>
      </w:r>
      <w:r w:rsidRPr="00CD4B34">
        <w:t xml:space="preserve">, </w:t>
      </w:r>
      <w:r w:rsidRPr="00CD4B34">
        <w:rPr>
          <w:i/>
        </w:rPr>
        <w:t>33</w:t>
      </w:r>
      <w:r w:rsidRPr="00CD4B34">
        <w:t>(1), 3-26. doi: 10.1525/mts.2011.33.1.3</w:t>
      </w:r>
    </w:p>
    <w:p w14:paraId="04C114C8" w14:textId="77777777" w:rsidR="00DD20EC" w:rsidRPr="00CD4B34" w:rsidRDefault="00DD20EC" w:rsidP="00DD20EC"/>
    <w:p w14:paraId="1A4F7D42" w14:textId="77777777" w:rsidR="00DD20EC" w:rsidRPr="00CD4B34" w:rsidRDefault="00DD20EC" w:rsidP="00DD20EC">
      <w:pPr>
        <w:rPr>
          <w:lang w:val="en-US"/>
        </w:rPr>
      </w:pPr>
      <w:r w:rsidRPr="00CD4B34">
        <w:t xml:space="preserve">Collier, G. L., &amp; Collier, J. L. (1996). </w:t>
      </w:r>
      <w:r w:rsidRPr="00CD4B34">
        <w:rPr>
          <w:lang w:val="en-US"/>
        </w:rPr>
        <w:t xml:space="preserve">The Swing Rhythm in Jazz. In B. Pennycook &amp; E. Costa-Giomi (Eds.), </w:t>
      </w:r>
      <w:r w:rsidRPr="00CD4B34">
        <w:rPr>
          <w:i/>
          <w:lang w:val="en-US"/>
        </w:rPr>
        <w:t>Proceedings of the International Conference of Music Perception and Cognition</w:t>
      </w:r>
      <w:r w:rsidRPr="00CD4B34">
        <w:rPr>
          <w:lang w:val="en-US"/>
        </w:rPr>
        <w:t xml:space="preserve"> (pp. 477-80). Montreal: McGill University. </w:t>
      </w:r>
    </w:p>
    <w:p w14:paraId="76851F65" w14:textId="77777777" w:rsidR="00DD20EC" w:rsidRPr="00CD4B34" w:rsidRDefault="00DD20EC" w:rsidP="00DD20EC"/>
    <w:p w14:paraId="30DD218E" w14:textId="77777777" w:rsidR="00DD20EC" w:rsidRPr="00CD4B34" w:rsidRDefault="00DD20EC" w:rsidP="00DD20EC">
      <w:r w:rsidRPr="00CD4B34">
        <w:t xml:space="preserve">Ellis, M.C. (1991). An analysis of “swing” subdivision and asynchronization in three jazz saxophonist. </w:t>
      </w:r>
      <w:r w:rsidRPr="00CD4B34">
        <w:rPr>
          <w:i/>
        </w:rPr>
        <w:t>Perceptual and Motor Skills</w:t>
      </w:r>
      <w:r w:rsidRPr="00CD4B34">
        <w:t xml:space="preserve">, 73, 707-713. Retrieved from https://doi.org/10.2466/pms.1991.73.3.707 </w:t>
      </w:r>
    </w:p>
    <w:p w14:paraId="2E5D168F" w14:textId="77777777" w:rsidR="00DD20EC" w:rsidRPr="00CD4B34" w:rsidRDefault="00DD20EC" w:rsidP="00DD20EC"/>
    <w:p w14:paraId="550DBABD" w14:textId="06CC2346" w:rsidR="00DD20EC" w:rsidRPr="00CD4B34" w:rsidRDefault="00DD20EC" w:rsidP="00DD20EC">
      <w:bookmarkStart w:id="1408" w:name="_Toc412990486"/>
      <w:bookmarkStart w:id="1409" w:name="_Toc447464581"/>
      <w:r w:rsidRPr="00CD4B34">
        <w:lastRenderedPageBreak/>
        <w:t>Friberg A.</w:t>
      </w:r>
      <w:r w:rsidR="00AA6C00">
        <w:t>,</w:t>
      </w:r>
      <w:r w:rsidRPr="00CD4B34">
        <w:t xml:space="preserve"> &amp; Sundström, A. (1997). Preferred swing ratio in jazz as a function of tempo.</w:t>
      </w:r>
      <w:bookmarkEnd w:id="1408"/>
      <w:bookmarkEnd w:id="1409"/>
      <w:r w:rsidRPr="00CD4B34">
        <w:t xml:space="preserve"> </w:t>
      </w:r>
      <w:r w:rsidRPr="00CD4B34">
        <w:rPr>
          <w:i/>
          <w:iCs/>
        </w:rPr>
        <w:t>Tmh-Qpsr</w:t>
      </w:r>
      <w:r w:rsidRPr="00CD4B34">
        <w:rPr>
          <w:i/>
        </w:rPr>
        <w:t xml:space="preserve"> (Speech, Music, and Hearing: Quarterly Progress and Status Report)</w:t>
      </w:r>
      <w:r w:rsidRPr="00CD4B34">
        <w:t xml:space="preserve">, </w:t>
      </w:r>
      <w:r w:rsidRPr="00CD4B34">
        <w:rPr>
          <w:i/>
        </w:rPr>
        <w:t>38</w:t>
      </w:r>
      <w:r w:rsidRPr="00CD4B34">
        <w:t xml:space="preserve">(4), 19–27. Retrieved from </w:t>
      </w:r>
      <w:hyperlink r:id="rId21" w:history="1">
        <w:r w:rsidRPr="00CD4B34">
          <w:rPr>
            <w:rFonts w:cs="Times New Roman"/>
            <w:bCs/>
            <w:color w:val="0000FF" w:themeColor="hyperlink"/>
            <w:u w:val="single"/>
          </w:rPr>
          <w:t>http://kth.diva-portal.org/smash/get/diva2:1246291/DATASET01.pdf</w:t>
        </w:r>
      </w:hyperlink>
      <w:r w:rsidRPr="00CD4B34">
        <w:t xml:space="preserve"> </w:t>
      </w:r>
    </w:p>
    <w:p w14:paraId="0AC1C0C0" w14:textId="77777777" w:rsidR="00DD20EC" w:rsidRPr="00CD4B34" w:rsidRDefault="00DD20EC" w:rsidP="00DD20EC"/>
    <w:p w14:paraId="460C424B" w14:textId="77777777" w:rsidR="00DD20EC" w:rsidRPr="00CD4B34" w:rsidRDefault="00DD20EC" w:rsidP="00DD20EC">
      <w:bookmarkStart w:id="1410" w:name="_Toc447464582"/>
      <w:r w:rsidRPr="00CD4B34">
        <w:t>Friberg, A., &amp; Sundström, A. (2002). Swing Ratios and Ensemble Timing in Jazz Performance: Evidence for a Common Rhythmic Pattern.</w:t>
      </w:r>
      <w:bookmarkEnd w:id="1410"/>
      <w:r w:rsidRPr="00CD4B34">
        <w:t xml:space="preserve"> </w:t>
      </w:r>
      <w:r w:rsidRPr="00CD4B34">
        <w:rPr>
          <w:i/>
        </w:rPr>
        <w:t>Music Perception,</w:t>
      </w:r>
      <w:r w:rsidRPr="00CD4B34">
        <w:t xml:space="preserve"> </w:t>
      </w:r>
      <w:r w:rsidRPr="00CD4B34">
        <w:rPr>
          <w:i/>
        </w:rPr>
        <w:t>19</w:t>
      </w:r>
      <w:r w:rsidRPr="00CD4B34">
        <w:t>(3), 333–349. doi: 10.1525/mp.2002.19.3.333</w:t>
      </w:r>
    </w:p>
    <w:p w14:paraId="5F580818" w14:textId="77777777" w:rsidR="00DD20EC" w:rsidRPr="002D0861" w:rsidRDefault="00DD20EC" w:rsidP="00DD20EC"/>
    <w:p w14:paraId="44B9E27B" w14:textId="606F4670" w:rsidR="004A5C0D" w:rsidRDefault="00AA6C00" w:rsidP="00DD20EC">
      <w:r w:rsidRPr="008D235B">
        <w:rPr>
          <w:rFonts w:cs="Tahoma"/>
          <w:color w:val="0054A6"/>
        </w:rPr>
        <w:t>Frieler, K- (2017). </w:t>
      </w:r>
      <w:hyperlink r:id="rId22" w:tgtFrame="_blank" w:history="1">
        <w:r w:rsidRPr="008D235B">
          <w:rPr>
            <w:rStyle w:val="Hyperlink"/>
            <w:rFonts w:cs="Tahoma"/>
            <w:bCs/>
            <w:color w:val="0054A6"/>
          </w:rPr>
          <w:t>The FlexQ algorithm</w:t>
        </w:r>
      </w:hyperlink>
      <w:r w:rsidRPr="008D235B">
        <w:rPr>
          <w:rFonts w:cs="Tahoma"/>
          <w:color w:val="0054A6"/>
        </w:rPr>
        <w:t>. In: M. Pfleiderer, K. Frieler, J. Abeßer, W.-G. Zaddach, &amp; B. Burkhard (Eds.): </w:t>
      </w:r>
      <w:r w:rsidRPr="008D235B">
        <w:rPr>
          <w:rFonts w:cs="Tahoma"/>
          <w:i/>
          <w:iCs/>
          <w:color w:val="0054A6"/>
        </w:rPr>
        <w:t xml:space="preserve">Inside the Jazzomat. New Perspectives for Jazz Research </w:t>
      </w:r>
      <w:r w:rsidRPr="008D235B">
        <w:rPr>
          <w:rFonts w:cs="Tahoma"/>
          <w:color w:val="0054A6"/>
        </w:rPr>
        <w:t>(pp. 319-322). Mainz: Schott Campus.</w:t>
      </w:r>
    </w:p>
    <w:p w14:paraId="6B36B220" w14:textId="77777777" w:rsidR="004A5C0D" w:rsidRDefault="004A5C0D" w:rsidP="00DD20EC"/>
    <w:p w14:paraId="70E24E37" w14:textId="0BC66277" w:rsidR="009B0875" w:rsidRDefault="004A5C0D" w:rsidP="00DD20EC">
      <w:r w:rsidRPr="004A5C0D">
        <w:t xml:space="preserve"> Gordon, J. W. (1987). The perceptual attack time of musical tones. The Journal of the Acoustical Society of America, 82(1), 88–105. </w:t>
      </w:r>
      <w:hyperlink r:id="rId23" w:history="1">
        <w:r w:rsidR="00BF4742" w:rsidRPr="00C9338A">
          <w:rPr>
            <w:rStyle w:val="Hyperlink"/>
          </w:rPr>
          <w:t>https://doi.org/10.1121/1.395441</w:t>
        </w:r>
      </w:hyperlink>
    </w:p>
    <w:p w14:paraId="694DE735" w14:textId="77777777" w:rsidR="00BF4742" w:rsidRDefault="00BF4742" w:rsidP="00DD20EC"/>
    <w:p w14:paraId="0A3B2F94" w14:textId="77777777" w:rsidR="009B0875" w:rsidRPr="00CD4B34" w:rsidRDefault="009B0875" w:rsidP="009B0875">
      <w:r w:rsidRPr="00CD4B34">
        <w:t xml:space="preserve">Honing, H., De Haas, W.B. (2008). Swing once more: Relating timing and tempo in expert jazz drumming. </w:t>
      </w:r>
      <w:r w:rsidRPr="00CD4B34">
        <w:rPr>
          <w:i/>
        </w:rPr>
        <w:t>Music Perception</w:t>
      </w:r>
      <w:r w:rsidRPr="00CD4B34">
        <w:t>, 25(5), 471-476. doi: 10.1525/mp.2008.25.5.471</w:t>
      </w:r>
    </w:p>
    <w:p w14:paraId="1B9CFEA9" w14:textId="77777777" w:rsidR="009B0875" w:rsidRPr="00CD4B34" w:rsidRDefault="009B0875" w:rsidP="009B0875"/>
    <w:p w14:paraId="47E8BE96" w14:textId="77777777" w:rsidR="009B0875" w:rsidRPr="00CD4B34" w:rsidRDefault="009B0875" w:rsidP="009B0875">
      <w:r w:rsidRPr="00CD4B34">
        <w:t xml:space="preserve">Iyer, V. (2002). Embodied Mind, Situated Cognition, and Expressive Microtiming in African-American Music. </w:t>
      </w:r>
      <w:r w:rsidRPr="00CD4B34">
        <w:rPr>
          <w:i/>
        </w:rPr>
        <w:t>Music Perception: An Interdisciplinary Journal, 19</w:t>
      </w:r>
      <w:r w:rsidRPr="00CD4B34">
        <w:t>(3), 387-414. doi: 10.1525/mp.2002.19.3.387</w:t>
      </w:r>
    </w:p>
    <w:p w14:paraId="0C8EBE1A" w14:textId="77777777" w:rsidR="009B0875" w:rsidRPr="00CD4B34" w:rsidRDefault="009B0875" w:rsidP="009B0875"/>
    <w:p w14:paraId="5B1F9BEC" w14:textId="77777777" w:rsidR="009B0875" w:rsidRPr="00CD4B34" w:rsidRDefault="009B0875" w:rsidP="009B0875">
      <w:bookmarkStart w:id="1411" w:name="_Toc447464592"/>
      <w:r w:rsidRPr="00CD4B34">
        <w:t>Janata, P., Tomic, S. T., &amp; Haberman, J. M. (2012). Sensorimotor coupling in music and the psychology of the groove.</w:t>
      </w:r>
      <w:bookmarkEnd w:id="1411"/>
      <w:r w:rsidRPr="00CD4B34">
        <w:t xml:space="preserve"> </w:t>
      </w:r>
      <w:r w:rsidRPr="00CD4B34">
        <w:rPr>
          <w:i/>
          <w:iCs/>
        </w:rPr>
        <w:t>Journal of Experimental Psychology: General, 141</w:t>
      </w:r>
      <w:r w:rsidRPr="00CD4B34">
        <w:t>(1), 54-75. doi: 10.1037/a0024208</w:t>
      </w:r>
    </w:p>
    <w:p w14:paraId="66AD9A94" w14:textId="228D25A2" w:rsidR="009B0875" w:rsidRDefault="009B0875" w:rsidP="009B0875"/>
    <w:p w14:paraId="0892A56C" w14:textId="77777777" w:rsidR="002D0861" w:rsidRDefault="002D0861" w:rsidP="002D0861">
      <w:r>
        <w:t>Jacoby, N., &amp; McDermott, J. H. (2017). Integer Ratio Priors on Musical Rhythm Revealed Cross-culturally by Iterated Reproduction. Current Biology, 27(3), 359–370. https://doi.org/10.1016/j.cub.2016.12.031</w:t>
      </w:r>
    </w:p>
    <w:p w14:paraId="1BE96EB4" w14:textId="625008D6" w:rsidR="002D0861" w:rsidRDefault="002D0861" w:rsidP="009B0875"/>
    <w:p w14:paraId="336FE411" w14:textId="7AB0192D" w:rsidR="002D0861" w:rsidRDefault="002D0861" w:rsidP="009B0875">
      <w:r w:rsidRPr="002D0861">
        <w:t xml:space="preserve">Large, E. W., Herrera, J. A., &amp; Velasco, M. J. (2015). Neural Networks for Beat Perception in Musical Rhythm. Frontiers in Systems Neuroscience, 9. </w:t>
      </w:r>
      <w:hyperlink r:id="rId24" w:history="1">
        <w:r w:rsidR="00EB4E99" w:rsidRPr="00EB4E99">
          <w:rPr>
            <w:rStyle w:val="Hyperlink"/>
          </w:rPr>
          <w:t>https://doi</w:t>
        </w:r>
        <w:r w:rsidR="00EB4E99" w:rsidRPr="00947B71">
          <w:rPr>
            <w:rStyle w:val="Hyperlink"/>
          </w:rPr>
          <w:t>.org/10.3389/fnsys.2015.00159</w:t>
        </w:r>
      </w:hyperlink>
    </w:p>
    <w:p w14:paraId="0441E9ED" w14:textId="4B84F291" w:rsidR="00EB4E99" w:rsidRDefault="00EB4E99" w:rsidP="009B0875"/>
    <w:p w14:paraId="465A736D" w14:textId="547ECDD3" w:rsidR="00EB4E99" w:rsidRDefault="00EB4E99" w:rsidP="009B0875">
      <w:r w:rsidRPr="00EB4E99">
        <w:t>Lerdahl, F., &amp; Jackendoff, R. S. (1983). A generative theory of tonal music. MIT Press.</w:t>
      </w:r>
    </w:p>
    <w:p w14:paraId="4E16A01F" w14:textId="77777777" w:rsidR="002D0861" w:rsidRPr="00CD4B34" w:rsidRDefault="002D0861" w:rsidP="009B0875"/>
    <w:p w14:paraId="5A8B2E19" w14:textId="77777777" w:rsidR="009B0875" w:rsidRPr="00CD4B34" w:rsidRDefault="009B0875" w:rsidP="009B0875">
      <w:r w:rsidRPr="00CD4B34">
        <w:t xml:space="preserve">London, J. (2012). </w:t>
      </w:r>
      <w:r w:rsidRPr="00CD4B34">
        <w:rPr>
          <w:i/>
        </w:rPr>
        <w:t>Hearing in Time: Psychological Aspects of Musical Meter.</w:t>
      </w:r>
      <w:r w:rsidRPr="00CD4B34">
        <w:t xml:space="preserve"> Oxford University Press.</w:t>
      </w:r>
    </w:p>
    <w:p w14:paraId="28745A9D" w14:textId="77777777" w:rsidR="009B0875" w:rsidRDefault="009B0875" w:rsidP="00DD20EC"/>
    <w:p w14:paraId="1D2005D8" w14:textId="77777777" w:rsidR="009B0875" w:rsidRPr="00CD4B34" w:rsidRDefault="009B0875" w:rsidP="009B0875">
      <w:bookmarkStart w:id="1412" w:name="_Toc371273193"/>
      <w:bookmarkStart w:id="1413" w:name="_Toc447464569"/>
      <w:r w:rsidRPr="00CD4B34">
        <w:t xml:space="preserve">Monson, I. (1996). </w:t>
      </w:r>
      <w:r w:rsidRPr="00CD4B34">
        <w:rPr>
          <w:i/>
        </w:rPr>
        <w:t>Saying something: Jazz improvisation and interaction</w:t>
      </w:r>
      <w:bookmarkEnd w:id="1412"/>
      <w:r w:rsidRPr="00CD4B34">
        <w:rPr>
          <w:i/>
        </w:rPr>
        <w:t>.</w:t>
      </w:r>
      <w:r w:rsidRPr="00CD4B34">
        <w:t xml:space="preserve"> University of Chicago Press</w:t>
      </w:r>
      <w:bookmarkEnd w:id="1413"/>
    </w:p>
    <w:p w14:paraId="708CEEEE" w14:textId="77777777" w:rsidR="009B0875" w:rsidRPr="00CD4B34" w:rsidRDefault="009B0875" w:rsidP="009B0875"/>
    <w:p w14:paraId="0F689A84" w14:textId="77777777" w:rsidR="009B0875" w:rsidRPr="00CD4B34" w:rsidRDefault="009B0875" w:rsidP="009B0875">
      <w:bookmarkStart w:id="1414" w:name="_Toc447464587"/>
      <w:r w:rsidRPr="00CD4B34">
        <w:t>Pfleiderer, M. (2017.) The Weimar Jazz Database.</w:t>
      </w:r>
      <w:bookmarkEnd w:id="1414"/>
      <w:r w:rsidRPr="00CD4B34">
        <w:t xml:space="preserve">In M. Pfleiderer, K. Frieler, J. Abeßer, W.-G. Zaddach, &amp; B. Burkhart (Eds.), </w:t>
      </w:r>
      <w:r w:rsidRPr="00CD4B34">
        <w:rPr>
          <w:i/>
        </w:rPr>
        <w:t xml:space="preserve">Inside the Jazzomat: New Perspectives for Jazz Research </w:t>
      </w:r>
      <w:r w:rsidRPr="00CD4B34">
        <w:t>(pp. 19-40). Schott Music GmbH &amp; Co. KG.</w:t>
      </w:r>
    </w:p>
    <w:p w14:paraId="3AFC6317" w14:textId="49C176B3" w:rsidR="009B0875" w:rsidRDefault="009B0875" w:rsidP="009B0875">
      <w:r w:rsidRPr="00CD4B34">
        <w:t xml:space="preserve"> </w:t>
      </w:r>
    </w:p>
    <w:p w14:paraId="77BBA58B" w14:textId="77777777" w:rsidR="002D0861" w:rsidRPr="008D235B" w:rsidRDefault="002D0861" w:rsidP="008D235B">
      <w:pPr>
        <w:rPr>
          <w:lang w:val="en-US"/>
        </w:rPr>
      </w:pPr>
      <w:r>
        <w:lastRenderedPageBreak/>
        <w:t xml:space="preserve">Polak, R., &amp; London, J. (2014). Timing and Meter in Mande Drumming from Mali. </w:t>
      </w:r>
      <w:r>
        <w:rPr>
          <w:i/>
          <w:iCs/>
        </w:rPr>
        <w:t>Music Theory Online</w:t>
      </w:r>
      <w:r>
        <w:t xml:space="preserve">, </w:t>
      </w:r>
      <w:r>
        <w:rPr>
          <w:i/>
          <w:iCs/>
        </w:rPr>
        <w:t>20</w:t>
      </w:r>
      <w:r>
        <w:t xml:space="preserve">(1). </w:t>
      </w:r>
      <w:hyperlink r:id="rId25" w:history="1">
        <w:r>
          <w:rPr>
            <w:rStyle w:val="Hyperlink"/>
          </w:rPr>
          <w:t>https://mtosmt.org/issues/mto.14.20.1/mto.14.20.1.polak-london.html</w:t>
        </w:r>
      </w:hyperlink>
    </w:p>
    <w:p w14:paraId="1DF3834D" w14:textId="77777777" w:rsidR="002D0861" w:rsidRPr="00CD4B34" w:rsidRDefault="002D0861" w:rsidP="009B0875"/>
    <w:p w14:paraId="452012D7" w14:textId="2296E334" w:rsidR="009B0875" w:rsidRDefault="009B0875" w:rsidP="009B0875">
      <w:r w:rsidRPr="00CD4B34">
        <w:t xml:space="preserve">Prögler, J.A. (1995). Searching for Swing: Participatory Discrepancies in the Jazz Rhythm Section. </w:t>
      </w:r>
      <w:r w:rsidRPr="00CD4B34">
        <w:rPr>
          <w:i/>
        </w:rPr>
        <w:t>Ethnomusicology,</w:t>
      </w:r>
      <w:r w:rsidRPr="00CD4B34">
        <w:t xml:space="preserve"> </w:t>
      </w:r>
      <w:r w:rsidRPr="00CD4B34">
        <w:rPr>
          <w:i/>
        </w:rPr>
        <w:t>39</w:t>
      </w:r>
      <w:r w:rsidRPr="00CD4B34">
        <w:t>(1), 21-54.  doi: 10.2307/852199</w:t>
      </w:r>
    </w:p>
    <w:p w14:paraId="1E27DEB6" w14:textId="6BE50CE2" w:rsidR="002D0861" w:rsidRDefault="002D0861" w:rsidP="002D0861"/>
    <w:p w14:paraId="4D2C3DC0" w14:textId="4EE68BB0" w:rsidR="009D29CD" w:rsidRDefault="009D29CD" w:rsidP="002D0861">
      <w:r w:rsidRPr="009D29CD">
        <w:t xml:space="preserve">Ravignani, A., Thompson, B., Lumaca, M., &amp; Grube, M. (2018). Why Do Durations in Musical Rhythms Conform to Small Integer Ratios? Frontiers in Computational Neuroscience, 12. </w:t>
      </w:r>
      <w:hyperlink r:id="rId26" w:history="1">
        <w:r w:rsidRPr="00453A39">
          <w:rPr>
            <w:rStyle w:val="Hyperlink"/>
          </w:rPr>
          <w:t>https://doi.org/10.3389/fncom.2018.00086</w:t>
        </w:r>
      </w:hyperlink>
    </w:p>
    <w:p w14:paraId="5A7148CC" w14:textId="77777777" w:rsidR="009D29CD" w:rsidRDefault="009D29CD" w:rsidP="002D0861"/>
    <w:p w14:paraId="1196FE83" w14:textId="68BAF796" w:rsidR="002D0861" w:rsidRPr="00CD4B34" w:rsidRDefault="002D0861" w:rsidP="009B0875">
      <w:r>
        <w:t>Roeske, T. C., Tchernichovski, O., Poeppel, D., &amp; Jacoby, N. (2020). Categorical Rhythms Are Shared between Songbirds and Humans. Current Biology. https://doi.org/10.1016/j.cub.2020.06.072</w:t>
      </w:r>
    </w:p>
    <w:p w14:paraId="7A7FAE73" w14:textId="77777777" w:rsidR="009B0875" w:rsidRPr="00CD4B34" w:rsidRDefault="009B0875" w:rsidP="009B0875"/>
    <w:p w14:paraId="7B9A9947" w14:textId="77777777" w:rsidR="009B0875" w:rsidRPr="00CD4B34" w:rsidRDefault="009B0875" w:rsidP="009B0875">
      <w:pPr>
        <w:rPr>
          <w:i/>
        </w:rPr>
      </w:pPr>
      <w:r w:rsidRPr="00CD4B34">
        <w:t xml:space="preserve">Sussman, R., &amp; Abene, M. (2012). </w:t>
      </w:r>
      <w:r w:rsidRPr="00CD4B34">
        <w:rPr>
          <w:i/>
        </w:rPr>
        <w:t xml:space="preserve">Jazz Composing and Arranging in the Digital Age. </w:t>
      </w:r>
      <w:r w:rsidRPr="00CD4B34">
        <w:t>Oxford University Press.</w:t>
      </w:r>
    </w:p>
    <w:p w14:paraId="74F7334C" w14:textId="77777777" w:rsidR="009B0875" w:rsidRPr="00CD4B34" w:rsidRDefault="009B0875" w:rsidP="009B0875"/>
    <w:p w14:paraId="174B3A15" w14:textId="77777777" w:rsidR="009B0875" w:rsidRPr="00CD4B34" w:rsidRDefault="009B0875" w:rsidP="009B0875">
      <w:r w:rsidRPr="00CD4B34">
        <w:t xml:space="preserve">Wesolowski, B. C. (2012). </w:t>
      </w:r>
      <w:r w:rsidRPr="00CD4B34">
        <w:rPr>
          <w:i/>
        </w:rPr>
        <w:t xml:space="preserve">Testing a Model of Jazz Rhythm: Validating a Microstructural Swing Paradigm </w:t>
      </w:r>
      <w:r w:rsidRPr="00CD4B34">
        <w:t xml:space="preserve">(Doctoral thesis). Retrieved from </w:t>
      </w:r>
      <w:hyperlink r:id="rId27" w:history="1">
        <w:r w:rsidRPr="00CD4B34">
          <w:rPr>
            <w:rFonts w:cs="Times New Roman"/>
            <w:bCs/>
            <w:color w:val="0000FF" w:themeColor="hyperlink"/>
            <w:u w:val="single"/>
          </w:rPr>
          <w:t>https://scholarlyrepository.miami.edu/cgi/viewcontent.cgi?article=1747&amp;context=oa_dissertations</w:t>
        </w:r>
      </w:hyperlink>
      <w:r w:rsidRPr="00CD4B34">
        <w:t xml:space="preserve">  </w:t>
      </w:r>
    </w:p>
    <w:p w14:paraId="3C000781" w14:textId="77777777" w:rsidR="009B0875" w:rsidRPr="00CD4B34" w:rsidRDefault="009B0875" w:rsidP="009B0875"/>
    <w:p w14:paraId="682CAB77" w14:textId="77777777" w:rsidR="009B0875" w:rsidRPr="00CD4B34" w:rsidRDefault="009B0875" w:rsidP="009B0875">
      <w:bookmarkStart w:id="1415" w:name="_Toc447464589"/>
      <w:r w:rsidRPr="00CD4B34">
        <w:t xml:space="preserve">Williams, M. (1993). </w:t>
      </w:r>
      <w:r w:rsidRPr="00CD4B34">
        <w:rPr>
          <w:i/>
        </w:rPr>
        <w:t>The Jazz Tradition.</w:t>
      </w:r>
      <w:bookmarkEnd w:id="1415"/>
      <w:r w:rsidRPr="00CD4B34">
        <w:rPr>
          <w:i/>
        </w:rPr>
        <w:t xml:space="preserve"> </w:t>
      </w:r>
      <w:r w:rsidRPr="00CD4B34">
        <w:t xml:space="preserve">Oxford University Press. </w:t>
      </w:r>
    </w:p>
    <w:p w14:paraId="14BAD8A3" w14:textId="77777777" w:rsidR="009B0875" w:rsidRDefault="009B0875" w:rsidP="00DD20EC"/>
    <w:p w14:paraId="7ED4EC15" w14:textId="77777777" w:rsidR="009B0875" w:rsidRPr="00CD4B34" w:rsidRDefault="009B0875" w:rsidP="009B0875">
      <w:r w:rsidRPr="00CD4B34">
        <w:t xml:space="preserve">Witek, M. A. G., Clarke, E. F., Wallentin, M., Kringelbach, M. L., &amp; Vuust, P. (2014). Syncopation, Body-Movement and Pleasure in Groove Music. </w:t>
      </w:r>
      <w:r w:rsidRPr="00CD4B34">
        <w:rPr>
          <w:i/>
          <w:iCs/>
        </w:rPr>
        <w:t>PLoS ONE</w:t>
      </w:r>
      <w:r w:rsidRPr="00CD4B34">
        <w:t xml:space="preserve">, 9. Retrieved from </w:t>
      </w:r>
      <w:hyperlink r:id="rId28" w:history="1">
        <w:r w:rsidRPr="00CD4B34">
          <w:rPr>
            <w:rFonts w:cs="Times New Roman"/>
            <w:bCs/>
            <w:color w:val="0000FF" w:themeColor="hyperlink"/>
            <w:u w:val="single"/>
          </w:rPr>
          <w:t>http://dx.doi.org/10.1371/journal.pone.0094446</w:t>
        </w:r>
      </w:hyperlink>
    </w:p>
    <w:p w14:paraId="4971DBB0" w14:textId="77777777" w:rsidR="009B0875" w:rsidRPr="00CD4B34" w:rsidRDefault="009B0875" w:rsidP="009B0875"/>
    <w:p w14:paraId="3005C4BB" w14:textId="77777777" w:rsidR="009B0875" w:rsidRPr="00CD4B34" w:rsidRDefault="009B0875" w:rsidP="009B0875">
      <w:r w:rsidRPr="00CD4B34">
        <w:t xml:space="preserve">Witmer, R., &amp; Robbins, J. (1988). A Historical and Critical Survey of Recent Pedagogical Materials for the Teaching and Learning of Jazz. In </w:t>
      </w:r>
      <w:r w:rsidRPr="00CD4B34">
        <w:rPr>
          <w:i/>
          <w:iCs/>
        </w:rPr>
        <w:t>Bulletin of the Council for Research in Music Education,</w:t>
      </w:r>
      <w:r w:rsidRPr="00CD4B34">
        <w:t xml:space="preserve"> </w:t>
      </w:r>
      <w:r w:rsidRPr="00CD4B34">
        <w:rPr>
          <w:i/>
        </w:rPr>
        <w:t>96,</w:t>
      </w:r>
      <w:r w:rsidRPr="00CD4B34">
        <w:t xml:space="preserve"> 7-29. </w:t>
      </w:r>
    </w:p>
    <w:p w14:paraId="36E7EF27" w14:textId="77777777" w:rsidR="00DD20EC" w:rsidRPr="00DD20EC" w:rsidRDefault="00DD20EC" w:rsidP="00DD20EC"/>
    <w:sectPr w:rsidR="00DD20EC" w:rsidRPr="00DD20EC" w:rsidSect="00A00913">
      <w:pgSz w:w="12240" w:h="15840"/>
      <w:pgMar w:top="1440" w:right="1440" w:bottom="1440" w:left="1440" w:header="442" w:footer="720" w:gutter="0"/>
      <w:cols w:space="708"/>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laus Frieler" w:date="2020-07-12T16:39:00Z" w:initials="KF">
    <w:p w14:paraId="640BF944" w14:textId="6AA5F53C" w:rsidR="009629C3" w:rsidRDefault="009629C3">
      <w:pPr>
        <w:pStyle w:val="Kommentartext"/>
      </w:pPr>
      <w:r>
        <w:rPr>
          <w:rStyle w:val="Kommentarzeichen"/>
        </w:rPr>
        <w:annotationRef/>
      </w:r>
      <w:r>
        <w:t xml:space="preserve">Is this true? Do you mean this to play “laid back”? I thought players more often used anticipated downbeats (1 + 3). </w:t>
      </w:r>
    </w:p>
  </w:comment>
  <w:comment w:id="2" w:author="Christopher Corcoran" w:date="2020-08-16T15:58:00Z" w:initials="CC">
    <w:p w14:paraId="425A8959" w14:textId="668CEC3B" w:rsidR="009629C3" w:rsidRDefault="009629C3" w:rsidP="00693213">
      <w:pPr>
        <w:pStyle w:val="Kommentartext"/>
      </w:pPr>
      <w:r>
        <w:rPr>
          <w:rStyle w:val="Kommentarzeichen"/>
        </w:rPr>
        <w:annotationRef/>
      </w:r>
      <w:r>
        <w:t xml:space="preserve">The literature widely reports that soloists tend to delay rather than anticipate attacks. Here I just picked three quantitative studies that show it concretely. Ashley (2002) only has a small case study, but he comments on it in detail, so I decided to only mention him at the end of the next sentence. But all of those are just case studies, so let's settle this empirically--any way we can check that with the data and write a short paragraph about this? </w:t>
      </w:r>
    </w:p>
  </w:comment>
  <w:comment w:id="3" w:author="Klaus Frieler" w:date="2020-07-12T16:42:00Z" w:initials="KF">
    <w:p w14:paraId="7BBDE5F8" w14:textId="17F517E6" w:rsidR="009629C3" w:rsidRDefault="009629C3">
      <w:pPr>
        <w:pStyle w:val="Kommentartext"/>
      </w:pPr>
      <w:r>
        <w:rPr>
          <w:rStyle w:val="Kommentarzeichen"/>
        </w:rPr>
        <w:annotationRef/>
      </w:r>
      <w:r>
        <w:t>Is this name BUR more widely used in the literatures than swing ratio? If not, shouldn’t we use better swing ratio instead or do you have a specific reason to prefer this term? I agree that it is somewhat more precise than swing ratio.</w:t>
      </w:r>
    </w:p>
  </w:comment>
  <w:comment w:id="4" w:author="Christopher Corcoran" w:date="2020-08-09T17:52:00Z" w:initials="CC">
    <w:p w14:paraId="482B2326" w14:textId="431834D0" w:rsidR="009629C3" w:rsidRDefault="009629C3" w:rsidP="003449DD">
      <w:pPr>
        <w:pStyle w:val="Kommentartext"/>
      </w:pPr>
      <w:r>
        <w:rPr>
          <w:rStyle w:val="Kommentarzeichen"/>
        </w:rPr>
        <w:annotationRef/>
      </w:r>
      <w:r>
        <w:t xml:space="preserve">Hmm, difficult question. Swing ratio is probably the more widely used term, but BUR is the term used in a lot of the empirical microrhythm studies. BUR instantly suggests a relationship between the on-beat and off-beat notes. Importantly, it doesn’t use the word ‘swing’, so can be applied to any style. I prefer BUR for these reasons. </w:t>
      </w:r>
    </w:p>
  </w:comment>
  <w:comment w:id="5" w:author="Klaus Frieler" w:date="2020-08-18T14:44:00Z" w:initials="KF">
    <w:p w14:paraId="1F6476A6" w14:textId="1D1B434A" w:rsidR="009629C3" w:rsidRDefault="009629C3">
      <w:pPr>
        <w:pStyle w:val="Kommentartext"/>
      </w:pPr>
      <w:r>
        <w:rPr>
          <w:rStyle w:val="Kommentarzeichen"/>
        </w:rPr>
        <w:annotationRef/>
      </w:r>
      <w:r>
        <w:t xml:space="preserve">Okay; I already get accustomed for this </w:t>
      </w:r>
      <w:r>
        <w:sym w:font="Wingdings" w:char="F04A"/>
      </w:r>
    </w:p>
  </w:comment>
  <w:comment w:id="15" w:author="Klaus Frieler" w:date="2020-07-16T18:43:00Z" w:initials="KF">
    <w:p w14:paraId="57600EC7" w14:textId="3725C687" w:rsidR="009629C3" w:rsidRDefault="009629C3">
      <w:pPr>
        <w:pStyle w:val="Kommentartext"/>
      </w:pPr>
      <w:r>
        <w:rPr>
          <w:rStyle w:val="Kommentarzeichen"/>
        </w:rPr>
        <w:annotationRef/>
      </w:r>
      <w:r>
        <w:t xml:space="preserve">I understand “downbeat” mainly as the one (maybe) in a bar. Should this be “on-beat”? </w:t>
      </w:r>
    </w:p>
  </w:comment>
  <w:comment w:id="12" w:author="Christopher Corcoran" w:date="2020-08-09T17:53:00Z" w:initials="CC">
    <w:p w14:paraId="0EB39ABD" w14:textId="54031B37" w:rsidR="009629C3" w:rsidRDefault="009629C3">
      <w:pPr>
        <w:pStyle w:val="Kommentartext"/>
      </w:pPr>
      <w:r>
        <w:rPr>
          <w:rStyle w:val="Kommentarzeichen"/>
        </w:rPr>
        <w:annotationRef/>
      </w:r>
      <w:r>
        <w:t xml:space="preserve">I fully agree. Let’s stick with ‘onbeat’ (without a hyphen) instead of ‘on-beat’, since the word ‘upbeat’ is not hyphenated either. </w:t>
      </w:r>
    </w:p>
  </w:comment>
  <w:comment w:id="13" w:author="Klaus Frieler" w:date="2020-08-18T14:46:00Z" w:initials="KF">
    <w:p w14:paraId="39F13D15" w14:textId="30B56466" w:rsidR="009629C3" w:rsidRDefault="009629C3">
      <w:pPr>
        <w:pStyle w:val="Kommentartext"/>
      </w:pPr>
      <w:r>
        <w:rPr>
          <w:rStyle w:val="Kommentarzeichen"/>
        </w:rPr>
        <w:annotationRef/>
      </w:r>
      <w:r>
        <w:t>good</w:t>
      </w:r>
    </w:p>
  </w:comment>
  <w:comment w:id="27" w:author="Klaus Frieler" w:date="2020-07-16T18:45:00Z" w:initials="KF">
    <w:p w14:paraId="4EF59101" w14:textId="4A52761D" w:rsidR="009629C3" w:rsidRDefault="009629C3">
      <w:pPr>
        <w:pStyle w:val="Kommentartext"/>
      </w:pPr>
      <w:r>
        <w:rPr>
          <w:rStyle w:val="Kommentarzeichen"/>
        </w:rPr>
        <w:annotationRef/>
      </w:r>
      <w:r>
        <w:t>Do people really perceive a 2:1 pattern in case of swing or is the 2:1 mainly a consequence of after-the-fact conceptualization?</w:t>
      </w:r>
    </w:p>
  </w:comment>
  <w:comment w:id="24" w:author="Christopher Corcoran" w:date="2020-08-08T17:34:00Z" w:initials="CC">
    <w:p w14:paraId="57E317E7" w14:textId="30885225" w:rsidR="009629C3" w:rsidRDefault="009629C3">
      <w:pPr>
        <w:pStyle w:val="Kommentartext"/>
      </w:pPr>
      <w:r>
        <w:rPr>
          <w:rStyle w:val="Kommentarzeichen"/>
        </w:rPr>
        <w:annotationRef/>
      </w:r>
      <w:r>
        <w:rPr>
          <w:rStyle w:val="Kommentarzeichen"/>
        </w:rPr>
        <w:annotationRef/>
      </w:r>
      <w:r>
        <w:t xml:space="preserve">Good point, I’ve changed that. </w:t>
      </w:r>
    </w:p>
  </w:comment>
  <w:comment w:id="33" w:author="Klaus Frieler" w:date="2020-08-18T14:48:00Z" w:initials="KF">
    <w:p w14:paraId="686F3928" w14:textId="78A56E42" w:rsidR="009629C3" w:rsidRDefault="009629C3">
      <w:pPr>
        <w:pStyle w:val="Kommentartext"/>
      </w:pPr>
      <w:r>
        <w:rPr>
          <w:rStyle w:val="Kommentarzeichen"/>
        </w:rPr>
        <w:annotationRef/>
      </w:r>
      <w:r>
        <w:t>Like it!</w:t>
      </w:r>
    </w:p>
  </w:comment>
  <w:comment w:id="248" w:author="Klaus Frieler" w:date="2020-08-18T14:49:00Z" w:initials="KF">
    <w:p w14:paraId="7D83D3CE" w14:textId="13D9E85A" w:rsidR="009629C3" w:rsidRDefault="009629C3">
      <w:pPr>
        <w:pStyle w:val="Kommentartext"/>
      </w:pPr>
      <w:r>
        <w:rPr>
          <w:rStyle w:val="Kommentarzeichen"/>
        </w:rPr>
        <w:annotationRef/>
      </w:r>
      <w:r>
        <w:t>Semi-canonical?</w:t>
      </w:r>
    </w:p>
  </w:comment>
  <w:comment w:id="306" w:author="Christopher Corcoran" w:date="2020-08-08T19:24:00Z" w:initials="CC">
    <w:p w14:paraId="60CFDE56" w14:textId="6295A2A9" w:rsidR="009629C3" w:rsidRDefault="009629C3">
      <w:pPr>
        <w:pStyle w:val="Kommentartext"/>
      </w:pPr>
      <w:r>
        <w:rPr>
          <w:rStyle w:val="Kommentarzeichen"/>
        </w:rPr>
        <w:annotationRef/>
      </w:r>
      <w:r>
        <w:t xml:space="preserve">For which software? R? </w:t>
      </w:r>
    </w:p>
  </w:comment>
  <w:comment w:id="312" w:author="Christopher Corcoran" w:date="2020-08-09T17:29:00Z" w:initials="CC">
    <w:p w14:paraId="7243F7FF" w14:textId="3F7AF630" w:rsidR="009629C3" w:rsidRDefault="009629C3" w:rsidP="00794553">
      <w:pPr>
        <w:pStyle w:val="Kommentartext"/>
      </w:pPr>
      <w:r>
        <w:rPr>
          <w:rStyle w:val="Kommentarzeichen"/>
        </w:rPr>
        <w:annotationRef/>
      </w:r>
      <w:r>
        <w:t xml:space="preserve">You mentioned that we will make the scripts publicly available. Let’s provide the link (to github or OSF or both) in the footnote. </w:t>
      </w:r>
    </w:p>
  </w:comment>
  <w:comment w:id="313" w:author="Klaus Frieler" w:date="2020-08-18T14:51:00Z" w:initials="KF">
    <w:p w14:paraId="34C4BE39" w14:textId="2CE6CF81" w:rsidR="009629C3" w:rsidRDefault="009629C3">
      <w:pPr>
        <w:pStyle w:val="Kommentartext"/>
      </w:pPr>
      <w:r>
        <w:rPr>
          <w:rStyle w:val="Kommentarzeichen"/>
        </w:rPr>
        <w:annotationRef/>
      </w:r>
      <w:r>
        <w:t xml:space="preserve">Okay. Gimme some time </w:t>
      </w:r>
      <w:r>
        <w:sym w:font="Wingdings" w:char="F04A"/>
      </w:r>
    </w:p>
  </w:comment>
  <w:comment w:id="314" w:author="Klaus Frieler" w:date="2020-08-18T18:07:00Z" w:initials="KF">
    <w:p w14:paraId="419DFAFF" w14:textId="747D6998" w:rsidR="00B61065" w:rsidRDefault="00B61065">
      <w:pPr>
        <w:pStyle w:val="Kommentartext"/>
      </w:pPr>
      <w:r>
        <w:rPr>
          <w:rStyle w:val="Kommentarzeichen"/>
        </w:rPr>
        <w:annotationRef/>
      </w:r>
      <w:r>
        <w:t>Done.</w:t>
      </w:r>
    </w:p>
  </w:comment>
  <w:comment w:id="397" w:author="Christopher Corcoran" w:date="2020-08-09T18:02:00Z" w:initials="CC">
    <w:p w14:paraId="73E74AEB" w14:textId="23D01425" w:rsidR="009629C3" w:rsidRDefault="009629C3">
      <w:pPr>
        <w:pStyle w:val="Kommentartext"/>
      </w:pPr>
      <w:r>
        <w:rPr>
          <w:rStyle w:val="Kommentarzeichen"/>
        </w:rPr>
        <w:annotationRef/>
      </w:r>
      <w:r>
        <w:t>Not sure I understand—can you elaborate?</w:t>
      </w:r>
    </w:p>
  </w:comment>
  <w:comment w:id="398" w:author="Klaus Frieler" w:date="2020-08-18T14:56:00Z" w:initials="KF">
    <w:p w14:paraId="4C653BC4" w14:textId="532FF942" w:rsidR="00992C57" w:rsidRDefault="00992C57">
      <w:pPr>
        <w:pStyle w:val="Kommentartext"/>
      </w:pPr>
      <w:r>
        <w:rPr>
          <w:rStyle w:val="Kommentarzeichen"/>
        </w:rPr>
        <w:annotationRef/>
      </w:r>
      <w:r>
        <w:t>The geometrical mean is the nth-root of the product of n values. The exponential of the arithmetic mean of n log-values is exactly the same as exp(1/n sum_n log x_i) = = (exp(sum_n log x_i)))^1/n  = (prod_n(exp(log x_i)))^1/n = (prod_n x_i)^1/n</w:t>
      </w:r>
    </w:p>
  </w:comment>
  <w:comment w:id="538" w:author="Christopher Corcoran" w:date="2020-08-16T14:53:00Z" w:initials="CC">
    <w:p w14:paraId="26078F10" w14:textId="1609380D" w:rsidR="009629C3" w:rsidRDefault="009629C3">
      <w:pPr>
        <w:pStyle w:val="Kommentartext"/>
      </w:pPr>
      <w:r>
        <w:rPr>
          <w:rStyle w:val="Kommentarzeichen"/>
        </w:rPr>
        <w:annotationRef/>
      </w:r>
      <w:r>
        <w:t>Why is  figure for the SD larger than the figure for the average? Should the SD be 1.39 instead of 13.9?</w:t>
      </w:r>
    </w:p>
  </w:comment>
  <w:comment w:id="541" w:author="Christopher Corcoran" w:date="2020-08-16T14:53:00Z" w:initials="CC">
    <w:p w14:paraId="7AB7FC66" w14:textId="5769DCB1" w:rsidR="009629C3" w:rsidRDefault="009629C3">
      <w:pPr>
        <w:pStyle w:val="Kommentartext"/>
      </w:pPr>
      <w:r>
        <w:rPr>
          <w:rStyle w:val="Kommentarzeichen"/>
        </w:rPr>
        <w:annotationRef/>
      </w:r>
      <w:r>
        <w:t>Same here?</w:t>
      </w:r>
    </w:p>
  </w:comment>
  <w:comment w:id="542" w:author="Klaus Frieler" w:date="2020-08-18T15:04:00Z" w:initials="KF">
    <w:p w14:paraId="727A4013" w14:textId="1403C63E" w:rsidR="00992C57" w:rsidRDefault="00992C57">
      <w:pPr>
        <w:pStyle w:val="Kommentartext"/>
      </w:pPr>
      <w:r>
        <w:rPr>
          <w:rStyle w:val="Kommentarzeichen"/>
        </w:rPr>
        <w:annotationRef/>
      </w:r>
      <w:r>
        <w:t>That’s correct, it’s just a very large variation.</w:t>
      </w:r>
    </w:p>
  </w:comment>
  <w:comment w:id="647" w:author="Christopher Corcoran" w:date="2020-08-09T18:45:00Z" w:initials="CC">
    <w:p w14:paraId="139918C3" w14:textId="77777777" w:rsidR="009629C3" w:rsidRDefault="009629C3">
      <w:pPr>
        <w:pStyle w:val="Kommentartext"/>
      </w:pPr>
      <w:r>
        <w:rPr>
          <w:rStyle w:val="Kommentarzeichen"/>
        </w:rPr>
        <w:annotationRef/>
      </w:r>
    </w:p>
    <w:p w14:paraId="0B3791B7" w14:textId="7357A5BD" w:rsidR="009629C3" w:rsidRDefault="009629C3">
      <w:pPr>
        <w:pStyle w:val="Kommentartext"/>
      </w:pPr>
      <w:r>
        <w:t>CC: I don’t quite understand why we include this figure. The caption explains nicely what each graph shows. But what is the difference between these graphs/solos? Why did you include specifically these nine? What do the numbers at the top of each one mean? Where do we reference the figure in the text?</w:t>
      </w:r>
    </w:p>
    <w:p w14:paraId="02E0EEE3" w14:textId="77777777" w:rsidR="009629C3" w:rsidRDefault="009629C3">
      <w:pPr>
        <w:pStyle w:val="Kommentartext"/>
      </w:pPr>
    </w:p>
    <w:p w14:paraId="6E6CD95E" w14:textId="60A61F47" w:rsidR="009629C3" w:rsidRDefault="009629C3">
      <w:pPr>
        <w:pStyle w:val="Kommentartext"/>
      </w:pPr>
      <w:r>
        <w:t>KF: Yeah, this is only to illustrate the range of possibly configurations. I think I chose the 9 solos with at least 100 triples. It is not strictly necessary for the analysis, but shows the variety of the phenomenon, but so does Fig. 5,  so it could go (into the SI).</w:t>
      </w:r>
    </w:p>
    <w:p w14:paraId="12D85835" w14:textId="77777777" w:rsidR="009629C3" w:rsidRDefault="009629C3">
      <w:pPr>
        <w:pStyle w:val="Kommentartext"/>
      </w:pPr>
    </w:p>
    <w:p w14:paraId="10BCAAF8" w14:textId="1CF2A86A" w:rsidR="009629C3" w:rsidRDefault="009629C3">
      <w:pPr>
        <w:pStyle w:val="Kommentartext"/>
      </w:pPr>
      <w:r>
        <w:t>CC: Ok, thanks. Then I suggest we remove it here, since we also don’t reference it anywhere in the main text. Instead, I propose that we make some basic pie charts that illustrate the main findings of the two paragraphs:</w:t>
      </w:r>
    </w:p>
    <w:p w14:paraId="0F8E7D94" w14:textId="200BDBE2" w:rsidR="009629C3" w:rsidRDefault="009629C3" w:rsidP="00732203">
      <w:pPr>
        <w:pStyle w:val="Kommentartext"/>
        <w:numPr>
          <w:ilvl w:val="0"/>
          <w:numId w:val="11"/>
        </w:numPr>
      </w:pPr>
      <w:r w:rsidRPr="00B13F95">
        <w:t>solos which had more than 15 event triples (</w:t>
      </w:r>
      <w:r w:rsidRPr="007B6422">
        <w:rPr>
          <w:i/>
        </w:rPr>
        <w:t>n</w:t>
      </w:r>
      <w:r>
        <w:t> </w:t>
      </w:r>
      <w:r w:rsidRPr="00B13F95">
        <w:t>=</w:t>
      </w:r>
      <w:r>
        <w:t> 245</w:t>
      </w:r>
      <w:r w:rsidRPr="00B13F95">
        <w:t>)</w:t>
      </w:r>
      <w:r>
        <w:t xml:space="preserve"> divided into solos with one (174), two (56) and three (16) components</w:t>
      </w:r>
    </w:p>
    <w:p w14:paraId="40E2FAC9" w14:textId="77777777" w:rsidR="009629C3" w:rsidRDefault="009629C3" w:rsidP="00732203">
      <w:pPr>
        <w:pStyle w:val="Kommentartext"/>
        <w:numPr>
          <w:ilvl w:val="0"/>
          <w:numId w:val="11"/>
        </w:numPr>
      </w:pPr>
      <w:r>
        <w:t xml:space="preserve">Looking at raw counts of triple types, we found </w:t>
      </w:r>
      <w:r w:rsidRPr="00B13F95">
        <w:t xml:space="preserve">only 4,734 </w:t>
      </w:r>
      <w:r>
        <w:t xml:space="preserve">(32 %) </w:t>
      </w:r>
      <w:r w:rsidRPr="00B13F95">
        <w:t xml:space="preserve">swung </w:t>
      </w:r>
      <w:r>
        <w:t xml:space="preserve">triples out of </w:t>
      </w:r>
      <w:r w:rsidRPr="00B13F95">
        <w:t>14,895 triples in all of the WJD</w:t>
      </w:r>
      <w:r>
        <w:t>, whereas 9,726 (65 %) were of the “even” and 435 (3 %) of the “snap” type.</w:t>
      </w:r>
      <w:r w:rsidRPr="00B13F95">
        <w:t xml:space="preserve"> </w:t>
      </w:r>
    </w:p>
    <w:p w14:paraId="36D50ED8" w14:textId="5EBBC071" w:rsidR="009629C3" w:rsidRDefault="009629C3" w:rsidP="00732203">
      <w:pPr>
        <w:pStyle w:val="Kommentartext"/>
        <w:numPr>
          <w:ilvl w:val="0"/>
          <w:numId w:val="11"/>
        </w:numPr>
      </w:pPr>
      <w:r>
        <w:t>Out of 456 solos in the WJD, 391</w:t>
      </w:r>
      <w:r w:rsidRPr="00B13F95">
        <w:t xml:space="preserve"> solos contain</w:t>
      </w:r>
      <w:r>
        <w:t>ed</w:t>
      </w:r>
      <w:r w:rsidRPr="00B13F95">
        <w:t xml:space="preserve"> at least </w:t>
      </w:r>
      <w:r>
        <w:t>1 swung triple, 157 at least one snap triple and 393 at least on even triple.</w:t>
      </w:r>
    </w:p>
  </w:comment>
  <w:comment w:id="648" w:author="Klaus Frieler" w:date="2020-08-18T15:38:00Z" w:initials="KF">
    <w:p w14:paraId="6D28ABC4" w14:textId="5FC9044A" w:rsidR="00A66C8D" w:rsidRDefault="00A66C8D">
      <w:pPr>
        <w:pStyle w:val="Kommentartext"/>
      </w:pPr>
      <w:r>
        <w:rPr>
          <w:rStyle w:val="Kommentarzeichen"/>
        </w:rPr>
        <w:annotationRef/>
      </w:r>
      <w:r>
        <w:t xml:space="preserve">Okay, let’s move this into the SI (if we want to make one, that). I think graphs for the main facts are not very efficient, as they would take a lot of space with a small information to ink ratio. A table might be better, but these numbers </w:t>
      </w:r>
      <w:r w:rsidR="00EB1F66">
        <w:t xml:space="preserve">are </w:t>
      </w:r>
      <w:r>
        <w:t>of different types, so not easy to subsume in on</w:t>
      </w:r>
      <w:r w:rsidR="00EB1F66">
        <w:t xml:space="preserve">e </w:t>
      </w:r>
      <w:r>
        <w:t>table structure. Hm. On the other hand, the numeric information is indeed somewhat hard to digest, so plots would help.</w:t>
      </w:r>
      <w:r w:rsidR="00EB1F66">
        <w:t xml:space="preserve"> </w:t>
      </w:r>
      <w:r w:rsidR="00D74A2A">
        <w:t>I tried a table, seems the best.</w:t>
      </w:r>
    </w:p>
  </w:comment>
  <w:comment w:id="652" w:author="Christopher Corcoran" w:date="2020-08-09T18:46:00Z" w:initials="CC">
    <w:p w14:paraId="1AA47C1D" w14:textId="55A5F452" w:rsidR="009629C3" w:rsidRDefault="009629C3">
      <w:pPr>
        <w:pStyle w:val="Kommentartext"/>
      </w:pPr>
      <w:r>
        <w:rPr>
          <w:rStyle w:val="Kommentarzeichen"/>
        </w:rPr>
        <w:annotationRef/>
      </w:r>
      <w:r>
        <w:t>What do the grey shades indicate?</w:t>
      </w:r>
    </w:p>
  </w:comment>
  <w:comment w:id="661" w:author="Christopher Corcoran" w:date="2020-08-16T14:54:00Z" w:initials="CC">
    <w:p w14:paraId="1344458D" w14:textId="7D5282C2" w:rsidR="009629C3" w:rsidRDefault="009629C3">
      <w:pPr>
        <w:pStyle w:val="Kommentartext"/>
      </w:pPr>
      <w:r>
        <w:rPr>
          <w:rStyle w:val="Kommentarzeichen"/>
        </w:rPr>
        <w:annotationRef/>
      </w:r>
      <w:r>
        <w:t>And what does the grey shade indicate?</w:t>
      </w:r>
    </w:p>
  </w:comment>
  <w:comment w:id="844" w:author="Christopher Corcoran" w:date="2020-08-09T20:22:00Z" w:initials="CC">
    <w:p w14:paraId="169A53BD" w14:textId="6EDA0478" w:rsidR="009629C3" w:rsidRDefault="009629C3" w:rsidP="00741CF5">
      <w:pPr>
        <w:pStyle w:val="Kommentartext"/>
      </w:pPr>
      <w:r>
        <w:rPr>
          <w:rStyle w:val="Kommentarzeichen"/>
        </w:rPr>
        <w:annotationRef/>
      </w:r>
      <w:r>
        <w:t>Klaus, thanks for the new data. Based on that new data, I've taken the liberty to re-write this. The detailed data is already in the table, so I decided to focus on data patterns instead. I noticed that the 95% CIs support our previous observations, so the definitions of ‘hard’ and ‘soft’ swing that you mentioned here in the last draft aren’t as pertinent anymore. Also, I’d rather not include the bit about the FUSION style, since many would argue that fusion is by its nature a combination of rock and jazz styles and so might well include swing passages. Hope that’s ok?</w:t>
      </w:r>
    </w:p>
  </w:comment>
  <w:comment w:id="845" w:author="Klaus Frieler" w:date="2020-08-18T15:27:00Z" w:initials="KF">
    <w:p w14:paraId="41B8BA07" w14:textId="69BC056A" w:rsidR="001A5D08" w:rsidRDefault="001A5D08">
      <w:pPr>
        <w:pStyle w:val="Kommentartext"/>
      </w:pPr>
      <w:r>
        <w:rPr>
          <w:rStyle w:val="Kommentarzeichen"/>
        </w:rPr>
        <w:annotationRef/>
      </w:r>
      <w:r>
        <w:t>I think fusion can have swing passages, but rarely so. All FUSION style pieces in the WJD employ non-swing rhythm feel, so I think I would not expect 2:1 swing there. With regard to hard and soft swing, I like the differentiation, and we still  see two clusters about 3:2/4:3 vs. 2:1 with no overlap in Cis, so I think this might be a valid characterisation.</w:t>
      </w:r>
      <w:r w:rsidR="00A66C8D">
        <w:t xml:space="preserve"> I added a new sentence to that effect. </w:t>
      </w:r>
    </w:p>
  </w:comment>
  <w:comment w:id="1223" w:author="Christopher Corcoran" w:date="2020-08-09T20:42:00Z" w:initials="CC">
    <w:p w14:paraId="68BB7500" w14:textId="77777777" w:rsidR="009629C3" w:rsidRDefault="009629C3" w:rsidP="008D235B">
      <w:pPr>
        <w:pStyle w:val="Kommentartext"/>
      </w:pPr>
      <w:r>
        <w:rPr>
          <w:rStyle w:val="Kommentarzeichen"/>
        </w:rPr>
        <w:annotationRef/>
      </w:r>
      <w:r>
        <w:rPr>
          <w:rStyle w:val="Kommentarzeichen"/>
        </w:rPr>
        <w:annotationRef/>
      </w:r>
      <w:r>
        <w:t>Still valid?</w:t>
      </w:r>
    </w:p>
    <w:p w14:paraId="271FC2E8" w14:textId="08850CBC" w:rsidR="009629C3" w:rsidRDefault="009629C3">
      <w:pPr>
        <w:pStyle w:val="Kommentartext"/>
      </w:pPr>
    </w:p>
  </w:comment>
  <w:comment w:id="1249" w:author="Christopher Corcoran" w:date="2020-08-16T15:45:00Z" w:initials="CC">
    <w:p w14:paraId="0194021C" w14:textId="2F897677" w:rsidR="009629C3" w:rsidRDefault="009629C3">
      <w:pPr>
        <w:pStyle w:val="Kommentartext"/>
      </w:pPr>
      <w:r>
        <w:rPr>
          <w:rStyle w:val="Kommentarzeichen"/>
        </w:rPr>
        <w:annotationRef/>
      </w:r>
      <w:r>
        <w:t xml:space="preserve">Same text as before, I just moved it up from below the next section. </w:t>
      </w:r>
    </w:p>
  </w:comment>
  <w:comment w:id="1323" w:author="Christopher Corcoran" w:date="2020-08-16T15:33:00Z" w:initials="CC">
    <w:p w14:paraId="5A2CB27A" w14:textId="695532D3" w:rsidR="009629C3" w:rsidRDefault="009629C3">
      <w:pPr>
        <w:pStyle w:val="Kommentartext"/>
      </w:pPr>
      <w:r>
        <w:rPr>
          <w:rStyle w:val="Kommentarzeichen"/>
        </w:rPr>
        <w:annotationRef/>
      </w:r>
      <w:r>
        <w:t>What’s the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0BF944" w15:done="0"/>
  <w15:commentEx w15:paraId="425A8959" w15:done="0"/>
  <w15:commentEx w15:paraId="7BBDE5F8" w15:done="1"/>
  <w15:commentEx w15:paraId="482B2326" w15:done="1"/>
  <w15:commentEx w15:paraId="1F6476A6" w15:paraIdParent="482B2326" w15:done="1"/>
  <w15:commentEx w15:paraId="57600EC7" w15:done="1"/>
  <w15:commentEx w15:paraId="0EB39ABD" w15:done="1"/>
  <w15:commentEx w15:paraId="39F13D15" w15:paraIdParent="0EB39ABD" w15:done="1"/>
  <w15:commentEx w15:paraId="4EF59101" w15:done="1"/>
  <w15:commentEx w15:paraId="57E317E7" w15:done="1"/>
  <w15:commentEx w15:paraId="686F3928" w15:done="0"/>
  <w15:commentEx w15:paraId="7D83D3CE" w15:done="0"/>
  <w15:commentEx w15:paraId="60CFDE56" w15:done="1"/>
  <w15:commentEx w15:paraId="7243F7FF" w15:done="0"/>
  <w15:commentEx w15:paraId="34C4BE39" w15:paraIdParent="7243F7FF" w15:done="0"/>
  <w15:commentEx w15:paraId="419DFAFF" w15:paraIdParent="7243F7FF" w15:done="0"/>
  <w15:commentEx w15:paraId="73E74AEB" w15:done="0"/>
  <w15:commentEx w15:paraId="4C653BC4" w15:paraIdParent="73E74AEB" w15:done="0"/>
  <w15:commentEx w15:paraId="26078F10" w15:done="0"/>
  <w15:commentEx w15:paraId="7AB7FC66" w15:done="0"/>
  <w15:commentEx w15:paraId="727A4013" w15:paraIdParent="7AB7FC66" w15:done="0"/>
  <w15:commentEx w15:paraId="36D50ED8" w15:done="0"/>
  <w15:commentEx w15:paraId="6D28ABC4" w15:paraIdParent="36D50ED8" w15:done="0"/>
  <w15:commentEx w15:paraId="1AA47C1D" w15:done="1"/>
  <w15:commentEx w15:paraId="1344458D" w15:done="0"/>
  <w15:commentEx w15:paraId="169A53BD" w15:done="0"/>
  <w15:commentEx w15:paraId="41B8BA07" w15:paraIdParent="169A53BD" w15:done="0"/>
  <w15:commentEx w15:paraId="271FC2E8" w15:done="0"/>
  <w15:commentEx w15:paraId="0194021C" w15:done="1"/>
  <w15:commentEx w15:paraId="5A2CB2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5BB4D" w16cex:dateUtc="2020-07-12T14:39:00Z"/>
  <w16cex:commentExtensible w16cex:durableId="22B5BC00" w16cex:dateUtc="2020-07-12T14:42:00Z"/>
  <w16cex:commentExtensible w16cex:durableId="22E667E6" w16cex:dateUtc="2020-08-18T12:44:00Z"/>
  <w16cex:commentExtensible w16cex:durableId="22BB1E40" w16cex:dateUtc="2020-07-16T16:43:00Z"/>
  <w16cex:commentExtensible w16cex:durableId="22E66861" w16cex:dateUtc="2020-08-18T12:46:00Z"/>
  <w16cex:commentExtensible w16cex:durableId="22BB1EC6" w16cex:dateUtc="2020-07-16T16:45:00Z"/>
  <w16cex:commentExtensible w16cex:durableId="22E668C7" w16cex:dateUtc="2020-08-18T12:48:00Z"/>
  <w16cex:commentExtensible w16cex:durableId="22E66907" w16cex:dateUtc="2020-08-18T12:49:00Z"/>
  <w16cex:commentExtensible w16cex:durableId="22E6698E" w16cex:dateUtc="2020-08-18T12:51:00Z"/>
  <w16cex:commentExtensible w16cex:durableId="22E69777" w16cex:dateUtc="2020-08-18T16:07:00Z"/>
  <w16cex:commentExtensible w16cex:durableId="22E66AB2" w16cex:dateUtc="2020-08-18T12:56:00Z"/>
  <w16cex:commentExtensible w16cex:durableId="22E66C73" w16cex:dateUtc="2020-08-18T13:04:00Z"/>
  <w16cex:commentExtensible w16cex:durableId="22E67491" w16cex:dateUtc="2020-08-18T13:38:00Z"/>
  <w16cex:commentExtensible w16cex:durableId="22E671D9" w16cex:dateUtc="2020-08-18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0BF944" w16cid:durableId="22B5BB4D"/>
  <w16cid:commentId w16cid:paraId="425A8959" w16cid:durableId="22E0076E"/>
  <w16cid:commentId w16cid:paraId="7BBDE5F8" w16cid:durableId="22B5BC00"/>
  <w16cid:commentId w16cid:paraId="482B2326" w16cid:durableId="22E00770"/>
  <w16cid:commentId w16cid:paraId="1F6476A6" w16cid:durableId="22E667E6"/>
  <w16cid:commentId w16cid:paraId="57600EC7" w16cid:durableId="22BB1E40"/>
  <w16cid:commentId w16cid:paraId="0EB39ABD" w16cid:durableId="22E00772"/>
  <w16cid:commentId w16cid:paraId="39F13D15" w16cid:durableId="22E66861"/>
  <w16cid:commentId w16cid:paraId="4EF59101" w16cid:durableId="22BB1EC6"/>
  <w16cid:commentId w16cid:paraId="57E317E7" w16cid:durableId="22E00774"/>
  <w16cid:commentId w16cid:paraId="686F3928" w16cid:durableId="22E668C7"/>
  <w16cid:commentId w16cid:paraId="7D83D3CE" w16cid:durableId="22E66907"/>
  <w16cid:commentId w16cid:paraId="60CFDE56" w16cid:durableId="22E00775"/>
  <w16cid:commentId w16cid:paraId="7243F7FF" w16cid:durableId="22E00776"/>
  <w16cid:commentId w16cid:paraId="34C4BE39" w16cid:durableId="22E6698E"/>
  <w16cid:commentId w16cid:paraId="419DFAFF" w16cid:durableId="22E69777"/>
  <w16cid:commentId w16cid:paraId="73E74AEB" w16cid:durableId="22E00777"/>
  <w16cid:commentId w16cid:paraId="4C653BC4" w16cid:durableId="22E66AB2"/>
  <w16cid:commentId w16cid:paraId="26078F10" w16cid:durableId="22E65A3C"/>
  <w16cid:commentId w16cid:paraId="7AB7FC66" w16cid:durableId="22E65A3D"/>
  <w16cid:commentId w16cid:paraId="727A4013" w16cid:durableId="22E66C73"/>
  <w16cid:commentId w16cid:paraId="36D50ED8" w16cid:durableId="22E00778"/>
  <w16cid:commentId w16cid:paraId="6D28ABC4" w16cid:durableId="22E67491"/>
  <w16cid:commentId w16cid:paraId="1AA47C1D" w16cid:durableId="22E00779"/>
  <w16cid:commentId w16cid:paraId="1344458D" w16cid:durableId="22E65A40"/>
  <w16cid:commentId w16cid:paraId="169A53BD" w16cid:durableId="22E0077A"/>
  <w16cid:commentId w16cid:paraId="41B8BA07" w16cid:durableId="22E671D9"/>
  <w16cid:commentId w16cid:paraId="271FC2E8" w16cid:durableId="22E0077C"/>
  <w16cid:commentId w16cid:paraId="0194021C" w16cid:durableId="22E65A43"/>
  <w16cid:commentId w16cid:paraId="5A2CB27A" w16cid:durableId="22E65A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EF71C" w14:textId="77777777" w:rsidR="00D37C9C" w:rsidRDefault="00D37C9C" w:rsidP="00D0452C">
      <w:r>
        <w:separator/>
      </w:r>
    </w:p>
  </w:endnote>
  <w:endnote w:type="continuationSeparator" w:id="0">
    <w:p w14:paraId="5525C58F" w14:textId="77777777" w:rsidR="00D37C9C" w:rsidRDefault="00D37C9C" w:rsidP="00D04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alibri"/>
    <w:charset w:val="00"/>
    <w:family w:val="auto"/>
    <w:pitch w:val="variable"/>
    <w:sig w:usb0="E1000AEF" w:usb1="5000A1FF" w:usb2="00000000" w:usb3="00000000" w:csb0="000001BF" w:csb1="00000000"/>
  </w:font>
  <w:font w:name="Plantin MT Std">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975F7" w14:textId="77777777" w:rsidR="00D37C9C" w:rsidRDefault="00D37C9C" w:rsidP="00D0452C">
      <w:r>
        <w:separator/>
      </w:r>
    </w:p>
  </w:footnote>
  <w:footnote w:type="continuationSeparator" w:id="0">
    <w:p w14:paraId="31D44CD0" w14:textId="77777777" w:rsidR="00D37C9C" w:rsidRDefault="00D37C9C" w:rsidP="00D0452C">
      <w:r>
        <w:continuationSeparator/>
      </w:r>
    </w:p>
  </w:footnote>
  <w:footnote w:id="1">
    <w:p w14:paraId="244DDCA9" w14:textId="77777777" w:rsidR="009629C3" w:rsidRPr="00526F69" w:rsidRDefault="009629C3" w:rsidP="001859EB">
      <w:pPr>
        <w:pStyle w:val="Funotentext"/>
        <w:rPr>
          <w:lang w:val="en-US"/>
        </w:rPr>
      </w:pPr>
      <w:r>
        <w:rPr>
          <w:rStyle w:val="Funotenzeichen"/>
        </w:rPr>
        <w:footnoteRef/>
      </w:r>
      <w:r>
        <w:t xml:space="preserve"> </w:t>
      </w:r>
      <w:r w:rsidRPr="00526F69">
        <w:rPr>
          <w:lang w:val="en-US"/>
        </w:rPr>
        <w:t xml:space="preserve">A complete list of solos </w:t>
      </w:r>
      <w:r>
        <w:rPr>
          <w:lang w:val="en-US"/>
        </w:rPr>
        <w:t xml:space="preserve">and links to solo vignettes with basic metadata and stats can be found here </w:t>
      </w:r>
      <w:hyperlink r:id="rId1" w:history="1">
        <w:r>
          <w:rPr>
            <w:rStyle w:val="Hyperlink"/>
          </w:rPr>
          <w:t>https://jazzomat.hfm-weimar.de/dbformat/dbcontent.html</w:t>
        </w:r>
      </w:hyperlink>
      <w:r>
        <w:t>.</w:t>
      </w:r>
      <w:r>
        <w:rPr>
          <w:lang w:val="en-US"/>
        </w:rPr>
        <w:t xml:space="preserve"> </w:t>
      </w:r>
    </w:p>
  </w:footnote>
  <w:footnote w:id="2">
    <w:p w14:paraId="14D6480F" w14:textId="36199BC9" w:rsidR="009629C3" w:rsidRPr="00683B06" w:rsidRDefault="009629C3">
      <w:pPr>
        <w:pStyle w:val="Funotentext"/>
      </w:pPr>
      <w:ins w:id="315" w:author="Christopher Corcoran" w:date="2020-08-08T19:23:00Z">
        <w:r>
          <w:rPr>
            <w:rStyle w:val="Funotenzeichen"/>
          </w:rPr>
          <w:footnoteRef/>
        </w:r>
        <w:r>
          <w:t xml:space="preserve"> </w:t>
        </w:r>
      </w:ins>
      <w:ins w:id="316" w:author="Klaus Frieler" w:date="2020-08-18T18:07:00Z">
        <w:r w:rsidR="00B61065">
          <w:t xml:space="preserve">Data and analysis scripts can be accessed at </w:t>
        </w:r>
        <w:r w:rsidR="00B61065">
          <w:fldChar w:fldCharType="begin"/>
        </w:r>
        <w:r w:rsidR="00B61065">
          <w:instrText xml:space="preserve"> HYPERLINK "</w:instrText>
        </w:r>
        <w:r w:rsidR="00B61065" w:rsidRPr="00B61065">
          <w:rPr>
            <w:rPrChange w:id="317" w:author="Klaus Frieler" w:date="2020-08-18T18:07:00Z">
              <w:rPr>
                <w:rStyle w:val="Hyperlink"/>
              </w:rPr>
            </w:rPrChange>
          </w:rPr>
          <w:instrText>https://github.com/klausfrieler/swing_ratios</w:instrText>
        </w:r>
        <w:r w:rsidR="00B61065">
          <w:instrText xml:space="preserve">" </w:instrText>
        </w:r>
        <w:r w:rsidR="00B61065">
          <w:fldChar w:fldCharType="separate"/>
        </w:r>
        <w:r w:rsidR="00B61065" w:rsidRPr="00B61065">
          <w:rPr>
            <w:rStyle w:val="Hyperlink"/>
          </w:rPr>
          <w:t>https://github.com/klausfrieler/swing_ratios</w:t>
        </w:r>
        <w:r w:rsidR="00B61065">
          <w:fldChar w:fldCharType="end"/>
        </w:r>
        <w:r w:rsidR="00B61065">
          <w:t>.</w:t>
        </w:r>
      </w:ins>
    </w:p>
  </w:footnote>
  <w:footnote w:id="3">
    <w:p w14:paraId="58F91A84" w14:textId="66F87ABA" w:rsidR="009629C3" w:rsidRPr="00833406" w:rsidRDefault="009629C3">
      <w:pPr>
        <w:pStyle w:val="Funotentext"/>
        <w:rPr>
          <w:lang w:val="en-US"/>
        </w:rPr>
      </w:pPr>
      <w:r>
        <w:rPr>
          <w:rStyle w:val="Funotenzeichen"/>
        </w:rPr>
        <w:footnoteRef/>
      </w:r>
      <w:r>
        <w:t xml:space="preserve"> BURs are not affected by c</w:t>
      </w:r>
      <w:r w:rsidRPr="00B13F95">
        <w:t xml:space="preserve">onstant annotation </w:t>
      </w:r>
      <w:r>
        <w:t xml:space="preserve">errors in </w:t>
      </w:r>
      <w:r w:rsidRPr="00B13F95">
        <w:t>onset time</w:t>
      </w:r>
      <w:r>
        <w:t>, such as for example</w:t>
      </w:r>
      <w:r w:rsidRPr="00B13F95">
        <w:t xml:space="preserve"> perceptual onset times (PAT), </w:t>
      </w:r>
      <w:r>
        <w:t xml:space="preserve">since BURs are only based on </w:t>
      </w:r>
      <w:r w:rsidRPr="00B13F95">
        <w:t>onset differences.</w:t>
      </w:r>
    </w:p>
  </w:footnote>
  <w:footnote w:id="4">
    <w:p w14:paraId="3BE22EFA" w14:textId="2C1B9A5A" w:rsidR="00C029D4" w:rsidRPr="00C029D4" w:rsidRDefault="00C029D4">
      <w:pPr>
        <w:pStyle w:val="Funotentext"/>
        <w:rPr>
          <w:lang w:val="en-US"/>
          <w:rPrChange w:id="488" w:author="Klaus Frieler" w:date="2020-08-18T17:43:00Z">
            <w:rPr/>
          </w:rPrChange>
        </w:rPr>
      </w:pPr>
      <w:ins w:id="489" w:author="Klaus Frieler" w:date="2020-08-18T17:43:00Z">
        <w:r>
          <w:rPr>
            <w:rStyle w:val="Funotenzeichen"/>
          </w:rPr>
          <w:footnoteRef/>
        </w:r>
        <w:r>
          <w:t xml:space="preserve"> GMMs try to model a probability (frequency) distribution as a weighted sum of single Gaussian distributions with distinct mean and standard deviation value. </w:t>
        </w:r>
      </w:ins>
      <w:ins w:id="490" w:author="Klaus Frieler" w:date="2020-08-18T17:45:00Z">
        <w:r>
          <w:t xml:space="preserve">The weights can then interpreted as the probability </w:t>
        </w:r>
      </w:ins>
      <w:ins w:id="491" w:author="Klaus Frieler" w:date="2020-08-18T17:46:00Z">
        <w:r>
          <w:t>for a value to be ‘produced’ by a single component.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C01"/>
    <w:multiLevelType w:val="hybridMultilevel"/>
    <w:tmpl w:val="82B26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A64E1A"/>
    <w:multiLevelType w:val="hybridMultilevel"/>
    <w:tmpl w:val="16FE5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C262E"/>
    <w:multiLevelType w:val="hybridMultilevel"/>
    <w:tmpl w:val="DB30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5070E1"/>
    <w:multiLevelType w:val="hybridMultilevel"/>
    <w:tmpl w:val="FFFFFFFF"/>
    <w:lvl w:ilvl="0" w:tplc="7718788A">
      <w:numFmt w:val="bullet"/>
      <w:lvlText w:val="-"/>
      <w:lvlJc w:val="left"/>
      <w:pPr>
        <w:ind w:left="720" w:hanging="360"/>
      </w:pPr>
      <w:rPr>
        <w:rFonts w:ascii="Cambria" w:hAnsi="Cambria" w:hint="default"/>
      </w:rPr>
    </w:lvl>
    <w:lvl w:ilvl="1" w:tplc="CBB0C9A0">
      <w:start w:val="1"/>
      <w:numFmt w:val="bullet"/>
      <w:lvlText w:val="o"/>
      <w:lvlJc w:val="left"/>
      <w:pPr>
        <w:ind w:left="1440" w:hanging="360"/>
      </w:pPr>
      <w:rPr>
        <w:rFonts w:ascii="Courier New" w:hAnsi="Courier New" w:hint="default"/>
      </w:rPr>
    </w:lvl>
    <w:lvl w:ilvl="2" w:tplc="BAEC654A">
      <w:start w:val="1"/>
      <w:numFmt w:val="bullet"/>
      <w:lvlText w:val=""/>
      <w:lvlJc w:val="left"/>
      <w:pPr>
        <w:ind w:left="2160" w:hanging="360"/>
      </w:pPr>
      <w:rPr>
        <w:rFonts w:ascii="Wingdings" w:hAnsi="Wingdings" w:hint="default"/>
      </w:rPr>
    </w:lvl>
    <w:lvl w:ilvl="3" w:tplc="5290EEA4">
      <w:start w:val="1"/>
      <w:numFmt w:val="bullet"/>
      <w:lvlText w:val=""/>
      <w:lvlJc w:val="left"/>
      <w:pPr>
        <w:ind w:left="2880" w:hanging="360"/>
      </w:pPr>
      <w:rPr>
        <w:rFonts w:ascii="Symbol" w:hAnsi="Symbol" w:hint="default"/>
      </w:rPr>
    </w:lvl>
    <w:lvl w:ilvl="4" w:tplc="B91AA5D0">
      <w:start w:val="1"/>
      <w:numFmt w:val="bullet"/>
      <w:lvlText w:val="o"/>
      <w:lvlJc w:val="left"/>
      <w:pPr>
        <w:ind w:left="3600" w:hanging="360"/>
      </w:pPr>
      <w:rPr>
        <w:rFonts w:ascii="Courier New" w:hAnsi="Courier New" w:hint="default"/>
      </w:rPr>
    </w:lvl>
    <w:lvl w:ilvl="5" w:tplc="84902FC2">
      <w:start w:val="1"/>
      <w:numFmt w:val="bullet"/>
      <w:lvlText w:val=""/>
      <w:lvlJc w:val="left"/>
      <w:pPr>
        <w:ind w:left="4320" w:hanging="360"/>
      </w:pPr>
      <w:rPr>
        <w:rFonts w:ascii="Wingdings" w:hAnsi="Wingdings" w:hint="default"/>
      </w:rPr>
    </w:lvl>
    <w:lvl w:ilvl="6" w:tplc="6F3821B0">
      <w:start w:val="1"/>
      <w:numFmt w:val="bullet"/>
      <w:lvlText w:val=""/>
      <w:lvlJc w:val="left"/>
      <w:pPr>
        <w:ind w:left="5040" w:hanging="360"/>
      </w:pPr>
      <w:rPr>
        <w:rFonts w:ascii="Symbol" w:hAnsi="Symbol" w:hint="default"/>
      </w:rPr>
    </w:lvl>
    <w:lvl w:ilvl="7" w:tplc="9F565782">
      <w:start w:val="1"/>
      <w:numFmt w:val="bullet"/>
      <w:lvlText w:val="o"/>
      <w:lvlJc w:val="left"/>
      <w:pPr>
        <w:ind w:left="5760" w:hanging="360"/>
      </w:pPr>
      <w:rPr>
        <w:rFonts w:ascii="Courier New" w:hAnsi="Courier New" w:hint="default"/>
      </w:rPr>
    </w:lvl>
    <w:lvl w:ilvl="8" w:tplc="85E88506">
      <w:start w:val="1"/>
      <w:numFmt w:val="bullet"/>
      <w:lvlText w:val=""/>
      <w:lvlJc w:val="left"/>
      <w:pPr>
        <w:ind w:left="6480" w:hanging="360"/>
      </w:pPr>
      <w:rPr>
        <w:rFonts w:ascii="Wingdings" w:hAnsi="Wingdings" w:hint="default"/>
      </w:rPr>
    </w:lvl>
  </w:abstractNum>
  <w:abstractNum w:abstractNumId="4" w15:restartNumberingAfterBreak="0">
    <w:nsid w:val="477359B6"/>
    <w:multiLevelType w:val="hybridMultilevel"/>
    <w:tmpl w:val="BC6E7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E37BA"/>
    <w:multiLevelType w:val="hybridMultilevel"/>
    <w:tmpl w:val="2C3C86CE"/>
    <w:lvl w:ilvl="0" w:tplc="FFFFFFFF">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E3347"/>
    <w:multiLevelType w:val="hybridMultilevel"/>
    <w:tmpl w:val="D70EC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04EF0"/>
    <w:multiLevelType w:val="hybridMultilevel"/>
    <w:tmpl w:val="0848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E4A0C"/>
    <w:multiLevelType w:val="hybridMultilevel"/>
    <w:tmpl w:val="CA5844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F6A7E"/>
    <w:multiLevelType w:val="hybridMultilevel"/>
    <w:tmpl w:val="5066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B7D61"/>
    <w:multiLevelType w:val="hybridMultilevel"/>
    <w:tmpl w:val="86F84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0"/>
  </w:num>
  <w:num w:numId="5">
    <w:abstractNumId w:val="10"/>
  </w:num>
  <w:num w:numId="6">
    <w:abstractNumId w:val="8"/>
  </w:num>
  <w:num w:numId="7">
    <w:abstractNumId w:val="6"/>
  </w:num>
  <w:num w:numId="8">
    <w:abstractNumId w:val="4"/>
  </w:num>
  <w:num w:numId="9">
    <w:abstractNumId w:val="9"/>
  </w:num>
  <w:num w:numId="10">
    <w:abstractNumId w:val="5"/>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Corcoran">
    <w15:presenceInfo w15:providerId="Windows Live" w15:userId="38345800_tp_dropbox"/>
  </w15:person>
  <w15:person w15:author="Klaus Frieler">
    <w15:presenceInfo w15:providerId="Windows Live" w15:userId="fa564aa740e102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hyphenationZone w:val="425"/>
  <w:drawingGridHorizontalSpacing w:val="181"/>
  <w:drawingGridVerticalSpacing w:val="181"/>
  <w:displayHorizontalDrawingGridEvery w:val="0"/>
  <w:displayVerticalDrawingGridEvery w:val="0"/>
  <w:doNotUseMarginsForDrawingGridOrigin/>
  <w:drawingGridVerticalOrigin w:val="198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7E"/>
    <w:rsid w:val="00002250"/>
    <w:rsid w:val="00002B0D"/>
    <w:rsid w:val="0000323E"/>
    <w:rsid w:val="000079F7"/>
    <w:rsid w:val="00010BBE"/>
    <w:rsid w:val="00020244"/>
    <w:rsid w:val="00023E62"/>
    <w:rsid w:val="00026A15"/>
    <w:rsid w:val="00027272"/>
    <w:rsid w:val="00031307"/>
    <w:rsid w:val="00032301"/>
    <w:rsid w:val="00033D49"/>
    <w:rsid w:val="00034475"/>
    <w:rsid w:val="00037CAF"/>
    <w:rsid w:val="000427F9"/>
    <w:rsid w:val="00042EB0"/>
    <w:rsid w:val="000466F6"/>
    <w:rsid w:val="00047DEE"/>
    <w:rsid w:val="00050399"/>
    <w:rsid w:val="00050E42"/>
    <w:rsid w:val="00051586"/>
    <w:rsid w:val="00052308"/>
    <w:rsid w:val="0005496A"/>
    <w:rsid w:val="000560AB"/>
    <w:rsid w:val="00060896"/>
    <w:rsid w:val="00061202"/>
    <w:rsid w:val="00061FD5"/>
    <w:rsid w:val="00062B01"/>
    <w:rsid w:val="00063E8B"/>
    <w:rsid w:val="000648F7"/>
    <w:rsid w:val="00066CCB"/>
    <w:rsid w:val="00067961"/>
    <w:rsid w:val="00070461"/>
    <w:rsid w:val="00071F42"/>
    <w:rsid w:val="000723E4"/>
    <w:rsid w:val="00073533"/>
    <w:rsid w:val="000753C9"/>
    <w:rsid w:val="000755D5"/>
    <w:rsid w:val="0007576F"/>
    <w:rsid w:val="0007603F"/>
    <w:rsid w:val="00076357"/>
    <w:rsid w:val="00076BB1"/>
    <w:rsid w:val="00082E06"/>
    <w:rsid w:val="00084043"/>
    <w:rsid w:val="00085B5D"/>
    <w:rsid w:val="00087D75"/>
    <w:rsid w:val="00090592"/>
    <w:rsid w:val="0009607E"/>
    <w:rsid w:val="00097C45"/>
    <w:rsid w:val="000A7ACF"/>
    <w:rsid w:val="000B1096"/>
    <w:rsid w:val="000B794E"/>
    <w:rsid w:val="000C0143"/>
    <w:rsid w:val="000C0848"/>
    <w:rsid w:val="000C5E62"/>
    <w:rsid w:val="000D2123"/>
    <w:rsid w:val="000D3792"/>
    <w:rsid w:val="000D4DEE"/>
    <w:rsid w:val="000D7EE5"/>
    <w:rsid w:val="000E0944"/>
    <w:rsid w:val="000F05F0"/>
    <w:rsid w:val="00100ECF"/>
    <w:rsid w:val="00102E6B"/>
    <w:rsid w:val="001037F9"/>
    <w:rsid w:val="001050C3"/>
    <w:rsid w:val="001061FD"/>
    <w:rsid w:val="00106747"/>
    <w:rsid w:val="00110070"/>
    <w:rsid w:val="00115C5C"/>
    <w:rsid w:val="00120A76"/>
    <w:rsid w:val="00120B03"/>
    <w:rsid w:val="00120F1D"/>
    <w:rsid w:val="001217C0"/>
    <w:rsid w:val="00122337"/>
    <w:rsid w:val="00124328"/>
    <w:rsid w:val="00125935"/>
    <w:rsid w:val="00126566"/>
    <w:rsid w:val="001330CB"/>
    <w:rsid w:val="001344AA"/>
    <w:rsid w:val="00136A81"/>
    <w:rsid w:val="0014095B"/>
    <w:rsid w:val="00140A2F"/>
    <w:rsid w:val="001461E7"/>
    <w:rsid w:val="0014663C"/>
    <w:rsid w:val="00150AFE"/>
    <w:rsid w:val="00151C32"/>
    <w:rsid w:val="00151DEA"/>
    <w:rsid w:val="0015260C"/>
    <w:rsid w:val="00152C53"/>
    <w:rsid w:val="001538F4"/>
    <w:rsid w:val="001566BF"/>
    <w:rsid w:val="001607F3"/>
    <w:rsid w:val="00162437"/>
    <w:rsid w:val="00167C35"/>
    <w:rsid w:val="00172953"/>
    <w:rsid w:val="00173FA9"/>
    <w:rsid w:val="00176FF2"/>
    <w:rsid w:val="001844B4"/>
    <w:rsid w:val="00185635"/>
    <w:rsid w:val="001859EB"/>
    <w:rsid w:val="001922F2"/>
    <w:rsid w:val="001930F5"/>
    <w:rsid w:val="00193B39"/>
    <w:rsid w:val="0019404B"/>
    <w:rsid w:val="0019480F"/>
    <w:rsid w:val="00195D17"/>
    <w:rsid w:val="00197B03"/>
    <w:rsid w:val="001A110F"/>
    <w:rsid w:val="001A25C4"/>
    <w:rsid w:val="001A5B92"/>
    <w:rsid w:val="001A5D08"/>
    <w:rsid w:val="001B1E0E"/>
    <w:rsid w:val="001C07D7"/>
    <w:rsid w:val="001C1710"/>
    <w:rsid w:val="001C24DC"/>
    <w:rsid w:val="001C3780"/>
    <w:rsid w:val="001C4877"/>
    <w:rsid w:val="001D1265"/>
    <w:rsid w:val="001D164D"/>
    <w:rsid w:val="001D18E3"/>
    <w:rsid w:val="001D203A"/>
    <w:rsid w:val="001D3BD9"/>
    <w:rsid w:val="001D40C2"/>
    <w:rsid w:val="001D4277"/>
    <w:rsid w:val="001D4CDE"/>
    <w:rsid w:val="001D7A66"/>
    <w:rsid w:val="001E0686"/>
    <w:rsid w:val="001E2815"/>
    <w:rsid w:val="001E3E33"/>
    <w:rsid w:val="001E4826"/>
    <w:rsid w:val="001E65C0"/>
    <w:rsid w:val="001E7A89"/>
    <w:rsid w:val="001F1100"/>
    <w:rsid w:val="001F1D91"/>
    <w:rsid w:val="001F3E75"/>
    <w:rsid w:val="0020139B"/>
    <w:rsid w:val="00204A1A"/>
    <w:rsid w:val="00205FD6"/>
    <w:rsid w:val="00211F18"/>
    <w:rsid w:val="00212031"/>
    <w:rsid w:val="00212622"/>
    <w:rsid w:val="00222B5D"/>
    <w:rsid w:val="0022537B"/>
    <w:rsid w:val="002278A1"/>
    <w:rsid w:val="002345B9"/>
    <w:rsid w:val="002414BA"/>
    <w:rsid w:val="0024513C"/>
    <w:rsid w:val="00250F01"/>
    <w:rsid w:val="00252C11"/>
    <w:rsid w:val="0025356F"/>
    <w:rsid w:val="00256F00"/>
    <w:rsid w:val="002639C7"/>
    <w:rsid w:val="00265C8A"/>
    <w:rsid w:val="00265E40"/>
    <w:rsid w:val="002668E2"/>
    <w:rsid w:val="0027009E"/>
    <w:rsid w:val="0027017D"/>
    <w:rsid w:val="00272787"/>
    <w:rsid w:val="00272F96"/>
    <w:rsid w:val="0027396F"/>
    <w:rsid w:val="00280006"/>
    <w:rsid w:val="00285DCE"/>
    <w:rsid w:val="00287DEB"/>
    <w:rsid w:val="002911B6"/>
    <w:rsid w:val="002926ED"/>
    <w:rsid w:val="00296AB2"/>
    <w:rsid w:val="002976C8"/>
    <w:rsid w:val="002A06EA"/>
    <w:rsid w:val="002A0ADA"/>
    <w:rsid w:val="002A6326"/>
    <w:rsid w:val="002A665E"/>
    <w:rsid w:val="002A6BC4"/>
    <w:rsid w:val="002A792E"/>
    <w:rsid w:val="002B2F68"/>
    <w:rsid w:val="002B475A"/>
    <w:rsid w:val="002B56D2"/>
    <w:rsid w:val="002C647E"/>
    <w:rsid w:val="002D0861"/>
    <w:rsid w:val="002D5F55"/>
    <w:rsid w:val="002D70C5"/>
    <w:rsid w:val="002D76F1"/>
    <w:rsid w:val="002D79D1"/>
    <w:rsid w:val="002E1967"/>
    <w:rsid w:val="002E2209"/>
    <w:rsid w:val="002E7A87"/>
    <w:rsid w:val="002F4F0C"/>
    <w:rsid w:val="002F7754"/>
    <w:rsid w:val="00302AB1"/>
    <w:rsid w:val="00302C50"/>
    <w:rsid w:val="0030444E"/>
    <w:rsid w:val="00305B5C"/>
    <w:rsid w:val="003129CB"/>
    <w:rsid w:val="00317CB2"/>
    <w:rsid w:val="00317E68"/>
    <w:rsid w:val="00320033"/>
    <w:rsid w:val="0032007C"/>
    <w:rsid w:val="003239DA"/>
    <w:rsid w:val="0032692C"/>
    <w:rsid w:val="0032694B"/>
    <w:rsid w:val="00330729"/>
    <w:rsid w:val="0034466B"/>
    <w:rsid w:val="003449DD"/>
    <w:rsid w:val="00345B87"/>
    <w:rsid w:val="0035299C"/>
    <w:rsid w:val="0035486E"/>
    <w:rsid w:val="003637B2"/>
    <w:rsid w:val="00363E75"/>
    <w:rsid w:val="00365160"/>
    <w:rsid w:val="003651DF"/>
    <w:rsid w:val="003676D0"/>
    <w:rsid w:val="003678EF"/>
    <w:rsid w:val="0037257A"/>
    <w:rsid w:val="00375CEB"/>
    <w:rsid w:val="0038181F"/>
    <w:rsid w:val="00390A1F"/>
    <w:rsid w:val="00394A52"/>
    <w:rsid w:val="003956D1"/>
    <w:rsid w:val="003965C0"/>
    <w:rsid w:val="003973D6"/>
    <w:rsid w:val="003A14D6"/>
    <w:rsid w:val="003A3E51"/>
    <w:rsid w:val="003A54F9"/>
    <w:rsid w:val="003A5924"/>
    <w:rsid w:val="003A6539"/>
    <w:rsid w:val="003A726A"/>
    <w:rsid w:val="003A7304"/>
    <w:rsid w:val="003B3C47"/>
    <w:rsid w:val="003B5249"/>
    <w:rsid w:val="003B779B"/>
    <w:rsid w:val="003C0989"/>
    <w:rsid w:val="003C688E"/>
    <w:rsid w:val="003D1CB9"/>
    <w:rsid w:val="003D3425"/>
    <w:rsid w:val="003E37A9"/>
    <w:rsid w:val="003E3FC3"/>
    <w:rsid w:val="003F095B"/>
    <w:rsid w:val="003F2873"/>
    <w:rsid w:val="003F4C1B"/>
    <w:rsid w:val="003F5B75"/>
    <w:rsid w:val="003F6919"/>
    <w:rsid w:val="00401256"/>
    <w:rsid w:val="00401536"/>
    <w:rsid w:val="00404DE7"/>
    <w:rsid w:val="004056B8"/>
    <w:rsid w:val="00405AD2"/>
    <w:rsid w:val="0041025B"/>
    <w:rsid w:val="00414789"/>
    <w:rsid w:val="00415990"/>
    <w:rsid w:val="0041634F"/>
    <w:rsid w:val="004163D3"/>
    <w:rsid w:val="004178DF"/>
    <w:rsid w:val="0042203A"/>
    <w:rsid w:val="00424BB3"/>
    <w:rsid w:val="004250E7"/>
    <w:rsid w:val="004254F3"/>
    <w:rsid w:val="004268FE"/>
    <w:rsid w:val="004319D9"/>
    <w:rsid w:val="004322C6"/>
    <w:rsid w:val="00440CE2"/>
    <w:rsid w:val="004416C7"/>
    <w:rsid w:val="00443FD2"/>
    <w:rsid w:val="004475D2"/>
    <w:rsid w:val="00450081"/>
    <w:rsid w:val="00452E43"/>
    <w:rsid w:val="00456983"/>
    <w:rsid w:val="00460DC9"/>
    <w:rsid w:val="0046158D"/>
    <w:rsid w:val="00462115"/>
    <w:rsid w:val="00462242"/>
    <w:rsid w:val="00470273"/>
    <w:rsid w:val="00470521"/>
    <w:rsid w:val="004725F5"/>
    <w:rsid w:val="004764D0"/>
    <w:rsid w:val="00476C6F"/>
    <w:rsid w:val="00484EB3"/>
    <w:rsid w:val="00485061"/>
    <w:rsid w:val="00485E9D"/>
    <w:rsid w:val="00490476"/>
    <w:rsid w:val="00494286"/>
    <w:rsid w:val="00495E02"/>
    <w:rsid w:val="004A2639"/>
    <w:rsid w:val="004A284A"/>
    <w:rsid w:val="004A3F96"/>
    <w:rsid w:val="004A5C0D"/>
    <w:rsid w:val="004A6AA8"/>
    <w:rsid w:val="004B26EA"/>
    <w:rsid w:val="004B299F"/>
    <w:rsid w:val="004C0B56"/>
    <w:rsid w:val="004C2E29"/>
    <w:rsid w:val="004C3E50"/>
    <w:rsid w:val="004C5652"/>
    <w:rsid w:val="004D161D"/>
    <w:rsid w:val="004D1DAE"/>
    <w:rsid w:val="004D5B04"/>
    <w:rsid w:val="004D7B83"/>
    <w:rsid w:val="004E1268"/>
    <w:rsid w:val="004E655A"/>
    <w:rsid w:val="004F7140"/>
    <w:rsid w:val="005032BE"/>
    <w:rsid w:val="00505723"/>
    <w:rsid w:val="005061F7"/>
    <w:rsid w:val="005071E0"/>
    <w:rsid w:val="00507C75"/>
    <w:rsid w:val="00507F95"/>
    <w:rsid w:val="005106FF"/>
    <w:rsid w:val="00510E94"/>
    <w:rsid w:val="00514F6B"/>
    <w:rsid w:val="005156B4"/>
    <w:rsid w:val="00522DB0"/>
    <w:rsid w:val="00525127"/>
    <w:rsid w:val="00525DBF"/>
    <w:rsid w:val="00526F69"/>
    <w:rsid w:val="00527257"/>
    <w:rsid w:val="0053563B"/>
    <w:rsid w:val="00537E2E"/>
    <w:rsid w:val="00553712"/>
    <w:rsid w:val="005552BA"/>
    <w:rsid w:val="00555828"/>
    <w:rsid w:val="00555F56"/>
    <w:rsid w:val="00560415"/>
    <w:rsid w:val="005607D8"/>
    <w:rsid w:val="005639C9"/>
    <w:rsid w:val="00564DF3"/>
    <w:rsid w:val="00566402"/>
    <w:rsid w:val="00573126"/>
    <w:rsid w:val="00576DD8"/>
    <w:rsid w:val="005802BE"/>
    <w:rsid w:val="00580BC4"/>
    <w:rsid w:val="00580F69"/>
    <w:rsid w:val="005875F1"/>
    <w:rsid w:val="005940F9"/>
    <w:rsid w:val="00595623"/>
    <w:rsid w:val="005A1238"/>
    <w:rsid w:val="005A213C"/>
    <w:rsid w:val="005A26A0"/>
    <w:rsid w:val="005A4426"/>
    <w:rsid w:val="005A6E87"/>
    <w:rsid w:val="005A7A3B"/>
    <w:rsid w:val="005B2285"/>
    <w:rsid w:val="005B3226"/>
    <w:rsid w:val="005B4C5E"/>
    <w:rsid w:val="005C1B5F"/>
    <w:rsid w:val="005C20F2"/>
    <w:rsid w:val="005C3423"/>
    <w:rsid w:val="005C35C5"/>
    <w:rsid w:val="005C3BBE"/>
    <w:rsid w:val="005C40FB"/>
    <w:rsid w:val="005C51AA"/>
    <w:rsid w:val="005C6071"/>
    <w:rsid w:val="005C754F"/>
    <w:rsid w:val="005C75E1"/>
    <w:rsid w:val="005D17E6"/>
    <w:rsid w:val="005D4258"/>
    <w:rsid w:val="005D7330"/>
    <w:rsid w:val="005E2C38"/>
    <w:rsid w:val="005E73D9"/>
    <w:rsid w:val="005E7D98"/>
    <w:rsid w:val="005F1D0C"/>
    <w:rsid w:val="005F2C27"/>
    <w:rsid w:val="005F3C84"/>
    <w:rsid w:val="005F4CDA"/>
    <w:rsid w:val="005F6A85"/>
    <w:rsid w:val="006020FC"/>
    <w:rsid w:val="006039F9"/>
    <w:rsid w:val="006041AF"/>
    <w:rsid w:val="00610903"/>
    <w:rsid w:val="006166C2"/>
    <w:rsid w:val="00616BDB"/>
    <w:rsid w:val="00617866"/>
    <w:rsid w:val="00622FD0"/>
    <w:rsid w:val="00623748"/>
    <w:rsid w:val="00624696"/>
    <w:rsid w:val="00624843"/>
    <w:rsid w:val="00626B6B"/>
    <w:rsid w:val="00633594"/>
    <w:rsid w:val="006339E7"/>
    <w:rsid w:val="00636BCD"/>
    <w:rsid w:val="00640D5E"/>
    <w:rsid w:val="00641A99"/>
    <w:rsid w:val="00641F10"/>
    <w:rsid w:val="00644304"/>
    <w:rsid w:val="00651A1E"/>
    <w:rsid w:val="00661BA7"/>
    <w:rsid w:val="0066493D"/>
    <w:rsid w:val="006657E0"/>
    <w:rsid w:val="006670E8"/>
    <w:rsid w:val="00670F94"/>
    <w:rsid w:val="00671D9E"/>
    <w:rsid w:val="00675AC2"/>
    <w:rsid w:val="006802BB"/>
    <w:rsid w:val="006813BF"/>
    <w:rsid w:val="00683B06"/>
    <w:rsid w:val="00683D4D"/>
    <w:rsid w:val="0068483E"/>
    <w:rsid w:val="00691017"/>
    <w:rsid w:val="0069129D"/>
    <w:rsid w:val="00691A76"/>
    <w:rsid w:val="00693213"/>
    <w:rsid w:val="0069391F"/>
    <w:rsid w:val="00694A13"/>
    <w:rsid w:val="00696C4D"/>
    <w:rsid w:val="006A25C3"/>
    <w:rsid w:val="006A4CCF"/>
    <w:rsid w:val="006A4D1F"/>
    <w:rsid w:val="006A5B14"/>
    <w:rsid w:val="006B3230"/>
    <w:rsid w:val="006B6BC3"/>
    <w:rsid w:val="006C52CA"/>
    <w:rsid w:val="006C6335"/>
    <w:rsid w:val="006C6DD0"/>
    <w:rsid w:val="006D2865"/>
    <w:rsid w:val="006D3993"/>
    <w:rsid w:val="006D4521"/>
    <w:rsid w:val="006D5E26"/>
    <w:rsid w:val="006D73F4"/>
    <w:rsid w:val="006E04EE"/>
    <w:rsid w:val="006E4E17"/>
    <w:rsid w:val="006E54D2"/>
    <w:rsid w:val="006E54FF"/>
    <w:rsid w:val="006F0C3A"/>
    <w:rsid w:val="006F27F9"/>
    <w:rsid w:val="006F45E0"/>
    <w:rsid w:val="006F4976"/>
    <w:rsid w:val="006F662E"/>
    <w:rsid w:val="006F718A"/>
    <w:rsid w:val="007013B2"/>
    <w:rsid w:val="00701630"/>
    <w:rsid w:val="00706B8B"/>
    <w:rsid w:val="00707064"/>
    <w:rsid w:val="00707139"/>
    <w:rsid w:val="007107DF"/>
    <w:rsid w:val="00711F80"/>
    <w:rsid w:val="00712876"/>
    <w:rsid w:val="00712EF8"/>
    <w:rsid w:val="0071438F"/>
    <w:rsid w:val="00714DBF"/>
    <w:rsid w:val="00727753"/>
    <w:rsid w:val="00731005"/>
    <w:rsid w:val="00732203"/>
    <w:rsid w:val="007333AF"/>
    <w:rsid w:val="00733F8E"/>
    <w:rsid w:val="007345D0"/>
    <w:rsid w:val="0073475C"/>
    <w:rsid w:val="00735D5F"/>
    <w:rsid w:val="00741024"/>
    <w:rsid w:val="00741CF5"/>
    <w:rsid w:val="00741DFE"/>
    <w:rsid w:val="00744005"/>
    <w:rsid w:val="00746BA7"/>
    <w:rsid w:val="007505EF"/>
    <w:rsid w:val="00752D65"/>
    <w:rsid w:val="007533A1"/>
    <w:rsid w:val="00753EFC"/>
    <w:rsid w:val="00757C1C"/>
    <w:rsid w:val="007641ED"/>
    <w:rsid w:val="00770033"/>
    <w:rsid w:val="0078051B"/>
    <w:rsid w:val="0078167C"/>
    <w:rsid w:val="007855B8"/>
    <w:rsid w:val="007857D5"/>
    <w:rsid w:val="00786F5F"/>
    <w:rsid w:val="007874FA"/>
    <w:rsid w:val="00791905"/>
    <w:rsid w:val="00791B1C"/>
    <w:rsid w:val="00792231"/>
    <w:rsid w:val="00793835"/>
    <w:rsid w:val="007938D0"/>
    <w:rsid w:val="00794553"/>
    <w:rsid w:val="00794D19"/>
    <w:rsid w:val="007953C5"/>
    <w:rsid w:val="007A0A4A"/>
    <w:rsid w:val="007A14BF"/>
    <w:rsid w:val="007A2314"/>
    <w:rsid w:val="007A3E5E"/>
    <w:rsid w:val="007A4305"/>
    <w:rsid w:val="007A462C"/>
    <w:rsid w:val="007A463B"/>
    <w:rsid w:val="007A7ACF"/>
    <w:rsid w:val="007B6422"/>
    <w:rsid w:val="007C2AB0"/>
    <w:rsid w:val="007C6479"/>
    <w:rsid w:val="007D3477"/>
    <w:rsid w:val="007D4169"/>
    <w:rsid w:val="007E6CDB"/>
    <w:rsid w:val="007F1039"/>
    <w:rsid w:val="007F1217"/>
    <w:rsid w:val="007F38A2"/>
    <w:rsid w:val="007F4ABA"/>
    <w:rsid w:val="007F5F5D"/>
    <w:rsid w:val="007F6A39"/>
    <w:rsid w:val="0080294F"/>
    <w:rsid w:val="00803FB7"/>
    <w:rsid w:val="00806032"/>
    <w:rsid w:val="008111A6"/>
    <w:rsid w:val="008115CC"/>
    <w:rsid w:val="008116BF"/>
    <w:rsid w:val="00812F53"/>
    <w:rsid w:val="0081489A"/>
    <w:rsid w:val="00816E67"/>
    <w:rsid w:val="00821097"/>
    <w:rsid w:val="008234C7"/>
    <w:rsid w:val="0082759C"/>
    <w:rsid w:val="008277E6"/>
    <w:rsid w:val="008310D9"/>
    <w:rsid w:val="00833406"/>
    <w:rsid w:val="00837122"/>
    <w:rsid w:val="00840C0F"/>
    <w:rsid w:val="00841C0B"/>
    <w:rsid w:val="00842D5F"/>
    <w:rsid w:val="00843505"/>
    <w:rsid w:val="00845038"/>
    <w:rsid w:val="00850EF3"/>
    <w:rsid w:val="008536AB"/>
    <w:rsid w:val="0085450A"/>
    <w:rsid w:val="00860986"/>
    <w:rsid w:val="00862199"/>
    <w:rsid w:val="00865F3F"/>
    <w:rsid w:val="00867DA2"/>
    <w:rsid w:val="00870F57"/>
    <w:rsid w:val="008731DD"/>
    <w:rsid w:val="00873C41"/>
    <w:rsid w:val="008909E2"/>
    <w:rsid w:val="008926E3"/>
    <w:rsid w:val="008972DD"/>
    <w:rsid w:val="008A0F23"/>
    <w:rsid w:val="008A1E9B"/>
    <w:rsid w:val="008A219C"/>
    <w:rsid w:val="008A4A18"/>
    <w:rsid w:val="008A608A"/>
    <w:rsid w:val="008B119D"/>
    <w:rsid w:val="008B1953"/>
    <w:rsid w:val="008B2FF5"/>
    <w:rsid w:val="008C016F"/>
    <w:rsid w:val="008C3272"/>
    <w:rsid w:val="008C4537"/>
    <w:rsid w:val="008C586F"/>
    <w:rsid w:val="008D0853"/>
    <w:rsid w:val="008D235B"/>
    <w:rsid w:val="008D7107"/>
    <w:rsid w:val="008E24D9"/>
    <w:rsid w:val="008E5295"/>
    <w:rsid w:val="008F35DE"/>
    <w:rsid w:val="008F4D84"/>
    <w:rsid w:val="008F58E9"/>
    <w:rsid w:val="009034A8"/>
    <w:rsid w:val="009065E7"/>
    <w:rsid w:val="009116D4"/>
    <w:rsid w:val="009145D4"/>
    <w:rsid w:val="0091666B"/>
    <w:rsid w:val="00921D1E"/>
    <w:rsid w:val="00923872"/>
    <w:rsid w:val="00924CEA"/>
    <w:rsid w:val="0092564D"/>
    <w:rsid w:val="009308D1"/>
    <w:rsid w:val="00931DEB"/>
    <w:rsid w:val="00932C97"/>
    <w:rsid w:val="00940D70"/>
    <w:rsid w:val="00942700"/>
    <w:rsid w:val="0094350C"/>
    <w:rsid w:val="00945377"/>
    <w:rsid w:val="009460E9"/>
    <w:rsid w:val="009511C3"/>
    <w:rsid w:val="00951D7F"/>
    <w:rsid w:val="00954EC0"/>
    <w:rsid w:val="00955DA3"/>
    <w:rsid w:val="0096182C"/>
    <w:rsid w:val="00962174"/>
    <w:rsid w:val="009629C3"/>
    <w:rsid w:val="00964F79"/>
    <w:rsid w:val="00965C29"/>
    <w:rsid w:val="0096761C"/>
    <w:rsid w:val="00970092"/>
    <w:rsid w:val="00971AFE"/>
    <w:rsid w:val="00971F31"/>
    <w:rsid w:val="00972B1A"/>
    <w:rsid w:val="009738B3"/>
    <w:rsid w:val="0097565C"/>
    <w:rsid w:val="00977C9E"/>
    <w:rsid w:val="00980BE0"/>
    <w:rsid w:val="00991DB6"/>
    <w:rsid w:val="00992C57"/>
    <w:rsid w:val="009954E7"/>
    <w:rsid w:val="00996FA5"/>
    <w:rsid w:val="009A0B36"/>
    <w:rsid w:val="009A2166"/>
    <w:rsid w:val="009A27AD"/>
    <w:rsid w:val="009A2A0C"/>
    <w:rsid w:val="009A2E5A"/>
    <w:rsid w:val="009B0875"/>
    <w:rsid w:val="009B4BFD"/>
    <w:rsid w:val="009B7AA5"/>
    <w:rsid w:val="009D29CD"/>
    <w:rsid w:val="009D359E"/>
    <w:rsid w:val="009D4EA5"/>
    <w:rsid w:val="009D6358"/>
    <w:rsid w:val="009E0040"/>
    <w:rsid w:val="009E3522"/>
    <w:rsid w:val="009E455E"/>
    <w:rsid w:val="009E73BF"/>
    <w:rsid w:val="009F0392"/>
    <w:rsid w:val="009F16A9"/>
    <w:rsid w:val="009F1B40"/>
    <w:rsid w:val="009F33D4"/>
    <w:rsid w:val="009F4A18"/>
    <w:rsid w:val="009F5E81"/>
    <w:rsid w:val="00A00913"/>
    <w:rsid w:val="00A0608C"/>
    <w:rsid w:val="00A07CFE"/>
    <w:rsid w:val="00A10AF5"/>
    <w:rsid w:val="00A14B94"/>
    <w:rsid w:val="00A17FDC"/>
    <w:rsid w:val="00A22A73"/>
    <w:rsid w:val="00A23369"/>
    <w:rsid w:val="00A25F2E"/>
    <w:rsid w:val="00A26E6D"/>
    <w:rsid w:val="00A31BD2"/>
    <w:rsid w:val="00A32890"/>
    <w:rsid w:val="00A32F01"/>
    <w:rsid w:val="00A33B80"/>
    <w:rsid w:val="00A3455F"/>
    <w:rsid w:val="00A4049A"/>
    <w:rsid w:val="00A40BE9"/>
    <w:rsid w:val="00A40DDE"/>
    <w:rsid w:val="00A412DB"/>
    <w:rsid w:val="00A432B8"/>
    <w:rsid w:val="00A51EA2"/>
    <w:rsid w:val="00A529C2"/>
    <w:rsid w:val="00A52A7D"/>
    <w:rsid w:val="00A52B3B"/>
    <w:rsid w:val="00A552F1"/>
    <w:rsid w:val="00A5563B"/>
    <w:rsid w:val="00A56D6B"/>
    <w:rsid w:val="00A63FFC"/>
    <w:rsid w:val="00A66C8D"/>
    <w:rsid w:val="00A74A90"/>
    <w:rsid w:val="00A8042F"/>
    <w:rsid w:val="00A81F2F"/>
    <w:rsid w:val="00A83707"/>
    <w:rsid w:val="00A84B58"/>
    <w:rsid w:val="00A8688B"/>
    <w:rsid w:val="00A90FB3"/>
    <w:rsid w:val="00A9258C"/>
    <w:rsid w:val="00A94F9F"/>
    <w:rsid w:val="00A9622C"/>
    <w:rsid w:val="00A97094"/>
    <w:rsid w:val="00AA2906"/>
    <w:rsid w:val="00AA2D64"/>
    <w:rsid w:val="00AA6C00"/>
    <w:rsid w:val="00AA7713"/>
    <w:rsid w:val="00AB1FEC"/>
    <w:rsid w:val="00AB7125"/>
    <w:rsid w:val="00AC2F99"/>
    <w:rsid w:val="00AC43F0"/>
    <w:rsid w:val="00AC4B9F"/>
    <w:rsid w:val="00AC5483"/>
    <w:rsid w:val="00AC67C2"/>
    <w:rsid w:val="00AC7111"/>
    <w:rsid w:val="00AD0085"/>
    <w:rsid w:val="00AD0DE1"/>
    <w:rsid w:val="00AD1F78"/>
    <w:rsid w:val="00AD3740"/>
    <w:rsid w:val="00AD4081"/>
    <w:rsid w:val="00AD4A66"/>
    <w:rsid w:val="00AD62B8"/>
    <w:rsid w:val="00AE16B2"/>
    <w:rsid w:val="00AE400D"/>
    <w:rsid w:val="00AE5323"/>
    <w:rsid w:val="00AE61DA"/>
    <w:rsid w:val="00AE6573"/>
    <w:rsid w:val="00AF127E"/>
    <w:rsid w:val="00AF14E4"/>
    <w:rsid w:val="00AF44E7"/>
    <w:rsid w:val="00AF4F6C"/>
    <w:rsid w:val="00AF5655"/>
    <w:rsid w:val="00AF667B"/>
    <w:rsid w:val="00AF7078"/>
    <w:rsid w:val="00AF75E5"/>
    <w:rsid w:val="00AF7653"/>
    <w:rsid w:val="00AF7FC2"/>
    <w:rsid w:val="00B040B7"/>
    <w:rsid w:val="00B11793"/>
    <w:rsid w:val="00B1374C"/>
    <w:rsid w:val="00B13A26"/>
    <w:rsid w:val="00B13F95"/>
    <w:rsid w:val="00B1673F"/>
    <w:rsid w:val="00B17019"/>
    <w:rsid w:val="00B21542"/>
    <w:rsid w:val="00B21C94"/>
    <w:rsid w:val="00B235B1"/>
    <w:rsid w:val="00B23804"/>
    <w:rsid w:val="00B2438B"/>
    <w:rsid w:val="00B259AB"/>
    <w:rsid w:val="00B30278"/>
    <w:rsid w:val="00B30DC9"/>
    <w:rsid w:val="00B31483"/>
    <w:rsid w:val="00B327AB"/>
    <w:rsid w:val="00B337C4"/>
    <w:rsid w:val="00B33EBA"/>
    <w:rsid w:val="00B372EC"/>
    <w:rsid w:val="00B42120"/>
    <w:rsid w:val="00B42D0C"/>
    <w:rsid w:val="00B46CC6"/>
    <w:rsid w:val="00B537E2"/>
    <w:rsid w:val="00B537F7"/>
    <w:rsid w:val="00B56D9A"/>
    <w:rsid w:val="00B61065"/>
    <w:rsid w:val="00B614DB"/>
    <w:rsid w:val="00B623B1"/>
    <w:rsid w:val="00B62FCB"/>
    <w:rsid w:val="00B7043A"/>
    <w:rsid w:val="00B7444F"/>
    <w:rsid w:val="00B763A0"/>
    <w:rsid w:val="00B85930"/>
    <w:rsid w:val="00B85A6D"/>
    <w:rsid w:val="00B8684A"/>
    <w:rsid w:val="00B90A2D"/>
    <w:rsid w:val="00B926F0"/>
    <w:rsid w:val="00B949BA"/>
    <w:rsid w:val="00B94BB4"/>
    <w:rsid w:val="00BA032E"/>
    <w:rsid w:val="00BA17C0"/>
    <w:rsid w:val="00BA2CD4"/>
    <w:rsid w:val="00BB019D"/>
    <w:rsid w:val="00BB05F6"/>
    <w:rsid w:val="00BB0B60"/>
    <w:rsid w:val="00BB173F"/>
    <w:rsid w:val="00BB361B"/>
    <w:rsid w:val="00BB6B5C"/>
    <w:rsid w:val="00BC3A69"/>
    <w:rsid w:val="00BC3DC7"/>
    <w:rsid w:val="00BC3EB6"/>
    <w:rsid w:val="00BC4F01"/>
    <w:rsid w:val="00BD230C"/>
    <w:rsid w:val="00BD330E"/>
    <w:rsid w:val="00BD7188"/>
    <w:rsid w:val="00BE0475"/>
    <w:rsid w:val="00BE1D04"/>
    <w:rsid w:val="00BE6CFD"/>
    <w:rsid w:val="00BF2365"/>
    <w:rsid w:val="00BF33E7"/>
    <w:rsid w:val="00BF4742"/>
    <w:rsid w:val="00BF6358"/>
    <w:rsid w:val="00C0244B"/>
    <w:rsid w:val="00C029D4"/>
    <w:rsid w:val="00C048E8"/>
    <w:rsid w:val="00C05CB9"/>
    <w:rsid w:val="00C060AB"/>
    <w:rsid w:val="00C11904"/>
    <w:rsid w:val="00C119DA"/>
    <w:rsid w:val="00C14085"/>
    <w:rsid w:val="00C15199"/>
    <w:rsid w:val="00C20864"/>
    <w:rsid w:val="00C21D26"/>
    <w:rsid w:val="00C22C33"/>
    <w:rsid w:val="00C23923"/>
    <w:rsid w:val="00C239AF"/>
    <w:rsid w:val="00C240FB"/>
    <w:rsid w:val="00C245E7"/>
    <w:rsid w:val="00C26952"/>
    <w:rsid w:val="00C27812"/>
    <w:rsid w:val="00C30111"/>
    <w:rsid w:val="00C31B26"/>
    <w:rsid w:val="00C33474"/>
    <w:rsid w:val="00C34B29"/>
    <w:rsid w:val="00C35509"/>
    <w:rsid w:val="00C35A1A"/>
    <w:rsid w:val="00C35CF1"/>
    <w:rsid w:val="00C4027F"/>
    <w:rsid w:val="00C409D9"/>
    <w:rsid w:val="00C4392A"/>
    <w:rsid w:val="00C55C35"/>
    <w:rsid w:val="00C55E8B"/>
    <w:rsid w:val="00C613D4"/>
    <w:rsid w:val="00C6350A"/>
    <w:rsid w:val="00C71DB4"/>
    <w:rsid w:val="00C82ACD"/>
    <w:rsid w:val="00C85F01"/>
    <w:rsid w:val="00C9528F"/>
    <w:rsid w:val="00C97CB6"/>
    <w:rsid w:val="00CA24B5"/>
    <w:rsid w:val="00CA3A4D"/>
    <w:rsid w:val="00CA4318"/>
    <w:rsid w:val="00CA4FD9"/>
    <w:rsid w:val="00CB2B77"/>
    <w:rsid w:val="00CB3FAB"/>
    <w:rsid w:val="00CC2075"/>
    <w:rsid w:val="00CC5153"/>
    <w:rsid w:val="00CC55EC"/>
    <w:rsid w:val="00CD67E7"/>
    <w:rsid w:val="00CE379C"/>
    <w:rsid w:val="00CE5E35"/>
    <w:rsid w:val="00CF07B0"/>
    <w:rsid w:val="00CF1B43"/>
    <w:rsid w:val="00CF366B"/>
    <w:rsid w:val="00CF7874"/>
    <w:rsid w:val="00D024F1"/>
    <w:rsid w:val="00D02CD2"/>
    <w:rsid w:val="00D0452C"/>
    <w:rsid w:val="00D0784F"/>
    <w:rsid w:val="00D12443"/>
    <w:rsid w:val="00D13E03"/>
    <w:rsid w:val="00D203F2"/>
    <w:rsid w:val="00D24BEA"/>
    <w:rsid w:val="00D27D2C"/>
    <w:rsid w:val="00D307DF"/>
    <w:rsid w:val="00D32418"/>
    <w:rsid w:val="00D3244A"/>
    <w:rsid w:val="00D35C62"/>
    <w:rsid w:val="00D36DCC"/>
    <w:rsid w:val="00D37C9C"/>
    <w:rsid w:val="00D41B86"/>
    <w:rsid w:val="00D45C49"/>
    <w:rsid w:val="00D465FC"/>
    <w:rsid w:val="00D51DE7"/>
    <w:rsid w:val="00D53186"/>
    <w:rsid w:val="00D57297"/>
    <w:rsid w:val="00D57D1C"/>
    <w:rsid w:val="00D60C07"/>
    <w:rsid w:val="00D61D92"/>
    <w:rsid w:val="00D62B52"/>
    <w:rsid w:val="00D631A1"/>
    <w:rsid w:val="00D66692"/>
    <w:rsid w:val="00D66EE9"/>
    <w:rsid w:val="00D67EE1"/>
    <w:rsid w:val="00D73B19"/>
    <w:rsid w:val="00D74A2A"/>
    <w:rsid w:val="00D759B8"/>
    <w:rsid w:val="00D86E4B"/>
    <w:rsid w:val="00D960BC"/>
    <w:rsid w:val="00DA3C2F"/>
    <w:rsid w:val="00DA4F44"/>
    <w:rsid w:val="00DA66E3"/>
    <w:rsid w:val="00DA7F98"/>
    <w:rsid w:val="00DB03BD"/>
    <w:rsid w:val="00DC0E00"/>
    <w:rsid w:val="00DC31E1"/>
    <w:rsid w:val="00DC4176"/>
    <w:rsid w:val="00DC591E"/>
    <w:rsid w:val="00DC6FCB"/>
    <w:rsid w:val="00DD0695"/>
    <w:rsid w:val="00DD093D"/>
    <w:rsid w:val="00DD20EC"/>
    <w:rsid w:val="00DD5564"/>
    <w:rsid w:val="00DE09AF"/>
    <w:rsid w:val="00DE0FE1"/>
    <w:rsid w:val="00DE5C79"/>
    <w:rsid w:val="00DE6233"/>
    <w:rsid w:val="00DF69D1"/>
    <w:rsid w:val="00DF6BFE"/>
    <w:rsid w:val="00E005A0"/>
    <w:rsid w:val="00E01C14"/>
    <w:rsid w:val="00E01E57"/>
    <w:rsid w:val="00E03570"/>
    <w:rsid w:val="00E07100"/>
    <w:rsid w:val="00E1411F"/>
    <w:rsid w:val="00E1553B"/>
    <w:rsid w:val="00E171CB"/>
    <w:rsid w:val="00E24CCE"/>
    <w:rsid w:val="00E25294"/>
    <w:rsid w:val="00E255AC"/>
    <w:rsid w:val="00E3305B"/>
    <w:rsid w:val="00E33745"/>
    <w:rsid w:val="00E40836"/>
    <w:rsid w:val="00E40D22"/>
    <w:rsid w:val="00E40F7A"/>
    <w:rsid w:val="00E46161"/>
    <w:rsid w:val="00E46FE8"/>
    <w:rsid w:val="00E509CF"/>
    <w:rsid w:val="00E52C8A"/>
    <w:rsid w:val="00E6096D"/>
    <w:rsid w:val="00E60FC3"/>
    <w:rsid w:val="00E634D7"/>
    <w:rsid w:val="00E650B3"/>
    <w:rsid w:val="00E66772"/>
    <w:rsid w:val="00E71686"/>
    <w:rsid w:val="00E73812"/>
    <w:rsid w:val="00E80480"/>
    <w:rsid w:val="00E81A99"/>
    <w:rsid w:val="00E83D7B"/>
    <w:rsid w:val="00E85FCC"/>
    <w:rsid w:val="00E8730C"/>
    <w:rsid w:val="00E927B9"/>
    <w:rsid w:val="00E92D91"/>
    <w:rsid w:val="00E96C7C"/>
    <w:rsid w:val="00EA1828"/>
    <w:rsid w:val="00EA6593"/>
    <w:rsid w:val="00EB1975"/>
    <w:rsid w:val="00EB1F66"/>
    <w:rsid w:val="00EB2256"/>
    <w:rsid w:val="00EB3403"/>
    <w:rsid w:val="00EB4E99"/>
    <w:rsid w:val="00EC1DB7"/>
    <w:rsid w:val="00EC532E"/>
    <w:rsid w:val="00EC5CAA"/>
    <w:rsid w:val="00EC620B"/>
    <w:rsid w:val="00ED4E47"/>
    <w:rsid w:val="00ED4FA8"/>
    <w:rsid w:val="00ED637D"/>
    <w:rsid w:val="00EE053C"/>
    <w:rsid w:val="00EE0A07"/>
    <w:rsid w:val="00EE1183"/>
    <w:rsid w:val="00EE3D23"/>
    <w:rsid w:val="00EE75EC"/>
    <w:rsid w:val="00EE7E24"/>
    <w:rsid w:val="00EF2C8E"/>
    <w:rsid w:val="00EF2F43"/>
    <w:rsid w:val="00EF5B17"/>
    <w:rsid w:val="00EF60AA"/>
    <w:rsid w:val="00EF73DD"/>
    <w:rsid w:val="00F05FAB"/>
    <w:rsid w:val="00F14262"/>
    <w:rsid w:val="00F14A06"/>
    <w:rsid w:val="00F15B37"/>
    <w:rsid w:val="00F17428"/>
    <w:rsid w:val="00F20496"/>
    <w:rsid w:val="00F2338E"/>
    <w:rsid w:val="00F31670"/>
    <w:rsid w:val="00F34046"/>
    <w:rsid w:val="00F37D97"/>
    <w:rsid w:val="00F4284F"/>
    <w:rsid w:val="00F44227"/>
    <w:rsid w:val="00F4432E"/>
    <w:rsid w:val="00F4526A"/>
    <w:rsid w:val="00F45B87"/>
    <w:rsid w:val="00F51F04"/>
    <w:rsid w:val="00F5531C"/>
    <w:rsid w:val="00F60F5E"/>
    <w:rsid w:val="00F61079"/>
    <w:rsid w:val="00F63642"/>
    <w:rsid w:val="00F713D6"/>
    <w:rsid w:val="00F718FA"/>
    <w:rsid w:val="00F76713"/>
    <w:rsid w:val="00F76A79"/>
    <w:rsid w:val="00F8403D"/>
    <w:rsid w:val="00F8628B"/>
    <w:rsid w:val="00F879DC"/>
    <w:rsid w:val="00F87F21"/>
    <w:rsid w:val="00F928E2"/>
    <w:rsid w:val="00F93A44"/>
    <w:rsid w:val="00F93C38"/>
    <w:rsid w:val="00F93CDF"/>
    <w:rsid w:val="00F94729"/>
    <w:rsid w:val="00F95146"/>
    <w:rsid w:val="00F975B4"/>
    <w:rsid w:val="00FA0299"/>
    <w:rsid w:val="00FA1C10"/>
    <w:rsid w:val="00FA42CB"/>
    <w:rsid w:val="00FA4435"/>
    <w:rsid w:val="00FB0174"/>
    <w:rsid w:val="00FB1AFB"/>
    <w:rsid w:val="00FB61A4"/>
    <w:rsid w:val="00FB6E77"/>
    <w:rsid w:val="00FC2C48"/>
    <w:rsid w:val="00FC2CD7"/>
    <w:rsid w:val="00FC5A40"/>
    <w:rsid w:val="00FC7C8A"/>
    <w:rsid w:val="00FD2FC3"/>
    <w:rsid w:val="00FD6CAD"/>
    <w:rsid w:val="00FD6FEA"/>
    <w:rsid w:val="00FE066D"/>
    <w:rsid w:val="00FE5C60"/>
    <w:rsid w:val="00FE6503"/>
    <w:rsid w:val="00FF1839"/>
    <w:rsid w:val="00FF2CC3"/>
    <w:rsid w:val="0F425204"/>
    <w:rsid w:val="1CECA136"/>
    <w:rsid w:val="30F76C6A"/>
    <w:rsid w:val="65671322"/>
    <w:rsid w:val="679363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0B3F1"/>
  <w14:defaultImageDpi w14:val="300"/>
  <w15:docId w15:val="{355FEE97-6ECE-4CC0-A8A6-5C6A0FEF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F340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1940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A290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aliases w:val="Footnote Text no spacing"/>
    <w:basedOn w:val="Standard"/>
    <w:link w:val="FunotentextZchn"/>
    <w:uiPriority w:val="99"/>
    <w:unhideWhenUsed/>
    <w:rsid w:val="00675AC2"/>
    <w:pPr>
      <w:spacing w:line="360" w:lineRule="auto"/>
      <w:jc w:val="both"/>
    </w:pPr>
  </w:style>
  <w:style w:type="character" w:customStyle="1" w:styleId="FunotentextZchn">
    <w:name w:val="Fußnotentext Zchn"/>
    <w:aliases w:val="Footnote Text no spacing Zchn"/>
    <w:basedOn w:val="Absatz-Standardschriftart"/>
    <w:link w:val="Funotentext"/>
    <w:uiPriority w:val="99"/>
    <w:rsid w:val="00675AC2"/>
    <w:rPr>
      <w:lang w:val="en-GB"/>
    </w:rPr>
  </w:style>
  <w:style w:type="paragraph" w:styleId="Listenabsatz">
    <w:name w:val="List Paragraph"/>
    <w:basedOn w:val="Standard"/>
    <w:uiPriority w:val="34"/>
    <w:qFormat/>
    <w:rsid w:val="002F7754"/>
    <w:pPr>
      <w:ind w:left="720"/>
      <w:contextualSpacing/>
    </w:pPr>
  </w:style>
  <w:style w:type="character" w:styleId="Kommentarzeichen">
    <w:name w:val="annotation reference"/>
    <w:basedOn w:val="Absatz-Standardschriftart"/>
    <w:uiPriority w:val="99"/>
    <w:semiHidden/>
    <w:unhideWhenUsed/>
    <w:rsid w:val="006D5E26"/>
    <w:rPr>
      <w:sz w:val="18"/>
      <w:szCs w:val="18"/>
    </w:rPr>
  </w:style>
  <w:style w:type="paragraph" w:styleId="Kommentartext">
    <w:name w:val="annotation text"/>
    <w:basedOn w:val="Standard"/>
    <w:link w:val="KommentartextZchn"/>
    <w:uiPriority w:val="99"/>
    <w:unhideWhenUsed/>
    <w:rsid w:val="006D5E26"/>
  </w:style>
  <w:style w:type="character" w:customStyle="1" w:styleId="KommentartextZchn">
    <w:name w:val="Kommentartext Zchn"/>
    <w:basedOn w:val="Absatz-Standardschriftart"/>
    <w:link w:val="Kommentartext"/>
    <w:uiPriority w:val="99"/>
    <w:rsid w:val="006D5E26"/>
    <w:rPr>
      <w:lang w:val="en-GB"/>
    </w:rPr>
  </w:style>
  <w:style w:type="paragraph" w:styleId="Kommentarthema">
    <w:name w:val="annotation subject"/>
    <w:basedOn w:val="Kommentartext"/>
    <w:next w:val="Kommentartext"/>
    <w:link w:val="KommentarthemaZchn"/>
    <w:uiPriority w:val="99"/>
    <w:semiHidden/>
    <w:unhideWhenUsed/>
    <w:rsid w:val="006D5E26"/>
    <w:rPr>
      <w:b/>
      <w:bCs/>
      <w:sz w:val="20"/>
      <w:szCs w:val="20"/>
    </w:rPr>
  </w:style>
  <w:style w:type="character" w:customStyle="1" w:styleId="KommentarthemaZchn">
    <w:name w:val="Kommentarthema Zchn"/>
    <w:basedOn w:val="KommentartextZchn"/>
    <w:link w:val="Kommentarthema"/>
    <w:uiPriority w:val="99"/>
    <w:semiHidden/>
    <w:rsid w:val="006D5E26"/>
    <w:rPr>
      <w:b/>
      <w:bCs/>
      <w:sz w:val="20"/>
      <w:szCs w:val="20"/>
      <w:lang w:val="en-GB"/>
    </w:rPr>
  </w:style>
  <w:style w:type="paragraph" w:styleId="Sprechblasentext">
    <w:name w:val="Balloon Text"/>
    <w:basedOn w:val="Standard"/>
    <w:link w:val="SprechblasentextZchn"/>
    <w:uiPriority w:val="99"/>
    <w:semiHidden/>
    <w:unhideWhenUsed/>
    <w:rsid w:val="006D5E26"/>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D5E26"/>
    <w:rPr>
      <w:rFonts w:ascii="Lucida Grande" w:hAnsi="Lucida Grande" w:cs="Lucida Grande"/>
      <w:sz w:val="18"/>
      <w:szCs w:val="18"/>
      <w:lang w:val="en-GB"/>
    </w:rPr>
  </w:style>
  <w:style w:type="character" w:customStyle="1" w:styleId="berschrift1Zchn">
    <w:name w:val="Überschrift 1 Zchn"/>
    <w:basedOn w:val="Absatz-Standardschriftart"/>
    <w:link w:val="berschrift1"/>
    <w:uiPriority w:val="9"/>
    <w:rsid w:val="00F34046"/>
    <w:rPr>
      <w:rFonts w:asciiTheme="majorHAnsi" w:eastAsiaTheme="majorEastAsia" w:hAnsiTheme="majorHAnsi" w:cstheme="majorBidi"/>
      <w:b/>
      <w:bCs/>
      <w:color w:val="345A8A" w:themeColor="accent1" w:themeShade="B5"/>
      <w:sz w:val="32"/>
      <w:szCs w:val="32"/>
      <w:lang w:val="en-GB"/>
    </w:rPr>
  </w:style>
  <w:style w:type="paragraph" w:styleId="Dokumentstruktur">
    <w:name w:val="Document Map"/>
    <w:basedOn w:val="Standard"/>
    <w:link w:val="DokumentstrukturZchn"/>
    <w:uiPriority w:val="99"/>
    <w:semiHidden/>
    <w:unhideWhenUsed/>
    <w:rsid w:val="00F34046"/>
    <w:rPr>
      <w:rFonts w:ascii="Lucida Grande" w:hAnsi="Lucida Grande" w:cs="Lucida Grande"/>
    </w:rPr>
  </w:style>
  <w:style w:type="character" w:customStyle="1" w:styleId="DokumentstrukturZchn">
    <w:name w:val="Dokumentstruktur Zchn"/>
    <w:basedOn w:val="Absatz-Standardschriftart"/>
    <w:link w:val="Dokumentstruktur"/>
    <w:uiPriority w:val="99"/>
    <w:semiHidden/>
    <w:rsid w:val="00F34046"/>
    <w:rPr>
      <w:rFonts w:ascii="Lucida Grande" w:hAnsi="Lucida Grande" w:cs="Lucida Grande"/>
      <w:lang w:val="en-GB"/>
    </w:rPr>
  </w:style>
  <w:style w:type="character" w:styleId="Funotenzeichen">
    <w:name w:val="footnote reference"/>
    <w:basedOn w:val="Absatz-Standardschriftart"/>
    <w:uiPriority w:val="99"/>
    <w:unhideWhenUsed/>
    <w:rsid w:val="0024513C"/>
    <w:rPr>
      <w:vertAlign w:val="superscript"/>
    </w:rPr>
  </w:style>
  <w:style w:type="paragraph" w:styleId="KeinLeerraum">
    <w:name w:val="No Spacing"/>
    <w:basedOn w:val="Funotentext"/>
    <w:uiPriority w:val="1"/>
    <w:qFormat/>
    <w:rsid w:val="0024513C"/>
    <w:rPr>
      <w:rFonts w:ascii="Plantin MT Std" w:hAnsi="Plantin MT Std"/>
      <w:sz w:val="20"/>
      <w:szCs w:val="20"/>
    </w:rPr>
  </w:style>
  <w:style w:type="character" w:styleId="Hyperlink">
    <w:name w:val="Hyperlink"/>
    <w:basedOn w:val="Absatz-Standardschriftart"/>
    <w:uiPriority w:val="99"/>
    <w:unhideWhenUsed/>
    <w:rsid w:val="00526F69"/>
    <w:rPr>
      <w:color w:val="0000FF"/>
      <w:u w:val="single"/>
    </w:rPr>
  </w:style>
  <w:style w:type="paragraph" w:styleId="Beschriftung">
    <w:name w:val="caption"/>
    <w:basedOn w:val="Standard"/>
    <w:next w:val="Standard"/>
    <w:uiPriority w:val="35"/>
    <w:unhideWhenUsed/>
    <w:qFormat/>
    <w:rsid w:val="00573126"/>
    <w:pPr>
      <w:spacing w:after="200"/>
    </w:pPr>
    <w:rPr>
      <w:i/>
      <w:iCs/>
      <w:color w:val="1F497D" w:themeColor="text2"/>
      <w:sz w:val="18"/>
      <w:szCs w:val="18"/>
    </w:rPr>
  </w:style>
  <w:style w:type="paragraph" w:styleId="berarbeitung">
    <w:name w:val="Revision"/>
    <w:hidden/>
    <w:uiPriority w:val="99"/>
    <w:semiHidden/>
    <w:rsid w:val="00B85930"/>
    <w:rPr>
      <w:lang w:val="en-GB"/>
    </w:rPr>
  </w:style>
  <w:style w:type="character" w:customStyle="1" w:styleId="berschrift2Zchn">
    <w:name w:val="Überschrift 2 Zchn"/>
    <w:basedOn w:val="Absatz-Standardschriftart"/>
    <w:link w:val="berschrift2"/>
    <w:uiPriority w:val="9"/>
    <w:rsid w:val="0019404B"/>
    <w:rPr>
      <w:rFonts w:asciiTheme="majorHAnsi" w:eastAsiaTheme="majorEastAsia" w:hAnsiTheme="majorHAnsi" w:cstheme="majorBidi"/>
      <w:b/>
      <w:bCs/>
      <w:color w:val="4F81BD" w:themeColor="accent1"/>
      <w:sz w:val="26"/>
      <w:szCs w:val="26"/>
      <w:lang w:val="en-GB"/>
    </w:rPr>
  </w:style>
  <w:style w:type="character" w:customStyle="1" w:styleId="berschrift3Zchn">
    <w:name w:val="Überschrift 3 Zchn"/>
    <w:basedOn w:val="Absatz-Standardschriftart"/>
    <w:link w:val="berschrift3"/>
    <w:uiPriority w:val="9"/>
    <w:rsid w:val="00AA2906"/>
    <w:rPr>
      <w:rFonts w:asciiTheme="majorHAnsi" w:eastAsiaTheme="majorEastAsia" w:hAnsiTheme="majorHAnsi" w:cstheme="majorBidi"/>
      <w:b/>
      <w:bCs/>
      <w:color w:val="4F81BD" w:themeColor="accent1"/>
      <w:lang w:val="en-GB"/>
    </w:rPr>
  </w:style>
  <w:style w:type="table" w:styleId="Tabellenraster">
    <w:name w:val="Table Grid"/>
    <w:basedOn w:val="NormaleTabelle"/>
    <w:uiPriority w:val="59"/>
    <w:rsid w:val="00F60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bsatz-Standardschriftart"/>
    <w:uiPriority w:val="99"/>
    <w:semiHidden/>
    <w:unhideWhenUsed/>
    <w:rsid w:val="002D0861"/>
    <w:rPr>
      <w:color w:val="605E5C"/>
      <w:shd w:val="clear" w:color="auto" w:fill="E1DFDD"/>
    </w:rPr>
  </w:style>
  <w:style w:type="table" w:styleId="EinfacheTabelle2">
    <w:name w:val="Plain Table 2"/>
    <w:basedOn w:val="NormaleTabelle"/>
    <w:uiPriority w:val="99"/>
    <w:rsid w:val="005C3B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ichtaufgelsteErwhnung">
    <w:name w:val="Unresolved Mention"/>
    <w:basedOn w:val="Absatz-Standardschriftart"/>
    <w:uiPriority w:val="99"/>
    <w:semiHidden/>
    <w:unhideWhenUsed/>
    <w:rsid w:val="00B6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56607">
      <w:bodyDiv w:val="1"/>
      <w:marLeft w:val="0"/>
      <w:marRight w:val="0"/>
      <w:marTop w:val="0"/>
      <w:marBottom w:val="0"/>
      <w:divBdr>
        <w:top w:val="none" w:sz="0" w:space="0" w:color="auto"/>
        <w:left w:val="none" w:sz="0" w:space="0" w:color="auto"/>
        <w:bottom w:val="none" w:sz="0" w:space="0" w:color="auto"/>
        <w:right w:val="none" w:sz="0" w:space="0" w:color="auto"/>
      </w:divBdr>
    </w:div>
    <w:div w:id="844781876">
      <w:bodyDiv w:val="1"/>
      <w:marLeft w:val="0"/>
      <w:marRight w:val="0"/>
      <w:marTop w:val="0"/>
      <w:marBottom w:val="0"/>
      <w:divBdr>
        <w:top w:val="none" w:sz="0" w:space="0" w:color="auto"/>
        <w:left w:val="none" w:sz="0" w:space="0" w:color="auto"/>
        <w:bottom w:val="none" w:sz="0" w:space="0" w:color="auto"/>
        <w:right w:val="none" w:sz="0" w:space="0" w:color="auto"/>
      </w:divBdr>
    </w:div>
    <w:div w:id="1000431441">
      <w:bodyDiv w:val="1"/>
      <w:marLeft w:val="0"/>
      <w:marRight w:val="0"/>
      <w:marTop w:val="0"/>
      <w:marBottom w:val="0"/>
      <w:divBdr>
        <w:top w:val="none" w:sz="0" w:space="0" w:color="auto"/>
        <w:left w:val="none" w:sz="0" w:space="0" w:color="auto"/>
        <w:bottom w:val="none" w:sz="0" w:space="0" w:color="auto"/>
        <w:right w:val="none" w:sz="0" w:space="0" w:color="auto"/>
      </w:divBdr>
    </w:div>
    <w:div w:id="1141075318">
      <w:bodyDiv w:val="1"/>
      <w:marLeft w:val="0"/>
      <w:marRight w:val="0"/>
      <w:marTop w:val="0"/>
      <w:marBottom w:val="0"/>
      <w:divBdr>
        <w:top w:val="none" w:sz="0" w:space="0" w:color="auto"/>
        <w:left w:val="none" w:sz="0" w:space="0" w:color="auto"/>
        <w:bottom w:val="none" w:sz="0" w:space="0" w:color="auto"/>
        <w:right w:val="none" w:sz="0" w:space="0" w:color="auto"/>
      </w:divBdr>
    </w:div>
    <w:div w:id="1249995776">
      <w:bodyDiv w:val="1"/>
      <w:marLeft w:val="0"/>
      <w:marRight w:val="0"/>
      <w:marTop w:val="0"/>
      <w:marBottom w:val="0"/>
      <w:divBdr>
        <w:top w:val="none" w:sz="0" w:space="0" w:color="auto"/>
        <w:left w:val="none" w:sz="0" w:space="0" w:color="auto"/>
        <w:bottom w:val="none" w:sz="0" w:space="0" w:color="auto"/>
        <w:right w:val="none" w:sz="0" w:space="0" w:color="auto"/>
      </w:divBdr>
      <w:divsChild>
        <w:div w:id="953093943">
          <w:marLeft w:val="480"/>
          <w:marRight w:val="0"/>
          <w:marTop w:val="0"/>
          <w:marBottom w:val="0"/>
          <w:divBdr>
            <w:top w:val="none" w:sz="0" w:space="0" w:color="auto"/>
            <w:left w:val="none" w:sz="0" w:space="0" w:color="auto"/>
            <w:bottom w:val="none" w:sz="0" w:space="0" w:color="auto"/>
            <w:right w:val="none" w:sz="0" w:space="0" w:color="auto"/>
          </w:divBdr>
          <w:divsChild>
            <w:div w:id="18014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502">
      <w:bodyDiv w:val="1"/>
      <w:marLeft w:val="0"/>
      <w:marRight w:val="0"/>
      <w:marTop w:val="0"/>
      <w:marBottom w:val="0"/>
      <w:divBdr>
        <w:top w:val="none" w:sz="0" w:space="0" w:color="auto"/>
        <w:left w:val="none" w:sz="0" w:space="0" w:color="auto"/>
        <w:bottom w:val="none" w:sz="0" w:space="0" w:color="auto"/>
        <w:right w:val="none" w:sz="0" w:space="0" w:color="auto"/>
      </w:divBdr>
    </w:div>
    <w:div w:id="1296255865">
      <w:bodyDiv w:val="1"/>
      <w:marLeft w:val="0"/>
      <w:marRight w:val="0"/>
      <w:marTop w:val="0"/>
      <w:marBottom w:val="0"/>
      <w:divBdr>
        <w:top w:val="none" w:sz="0" w:space="0" w:color="auto"/>
        <w:left w:val="none" w:sz="0" w:space="0" w:color="auto"/>
        <w:bottom w:val="none" w:sz="0" w:space="0" w:color="auto"/>
        <w:right w:val="none" w:sz="0" w:space="0" w:color="auto"/>
      </w:divBdr>
    </w:div>
    <w:div w:id="1789396905">
      <w:bodyDiv w:val="1"/>
      <w:marLeft w:val="0"/>
      <w:marRight w:val="0"/>
      <w:marTop w:val="0"/>
      <w:marBottom w:val="0"/>
      <w:divBdr>
        <w:top w:val="none" w:sz="0" w:space="0" w:color="auto"/>
        <w:left w:val="none" w:sz="0" w:space="0" w:color="auto"/>
        <w:bottom w:val="none" w:sz="0" w:space="0" w:color="auto"/>
        <w:right w:val="none" w:sz="0" w:space="0" w:color="auto"/>
      </w:divBdr>
      <w:divsChild>
        <w:div w:id="384067210">
          <w:marLeft w:val="480"/>
          <w:marRight w:val="0"/>
          <w:marTop w:val="0"/>
          <w:marBottom w:val="0"/>
          <w:divBdr>
            <w:top w:val="none" w:sz="0" w:space="0" w:color="auto"/>
            <w:left w:val="none" w:sz="0" w:space="0" w:color="auto"/>
            <w:bottom w:val="none" w:sz="0" w:space="0" w:color="auto"/>
            <w:right w:val="none" w:sz="0" w:space="0" w:color="auto"/>
          </w:divBdr>
          <w:divsChild>
            <w:div w:id="18936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2653">
      <w:bodyDiv w:val="1"/>
      <w:marLeft w:val="0"/>
      <w:marRight w:val="0"/>
      <w:marTop w:val="0"/>
      <w:marBottom w:val="0"/>
      <w:divBdr>
        <w:top w:val="none" w:sz="0" w:space="0" w:color="auto"/>
        <w:left w:val="none" w:sz="0" w:space="0" w:color="auto"/>
        <w:bottom w:val="none" w:sz="0" w:space="0" w:color="auto"/>
        <w:right w:val="none" w:sz="0" w:space="0" w:color="auto"/>
      </w:divBdr>
      <w:divsChild>
        <w:div w:id="1109814129">
          <w:marLeft w:val="480"/>
          <w:marRight w:val="0"/>
          <w:marTop w:val="0"/>
          <w:marBottom w:val="0"/>
          <w:divBdr>
            <w:top w:val="none" w:sz="0" w:space="0" w:color="auto"/>
            <w:left w:val="none" w:sz="0" w:space="0" w:color="auto"/>
            <w:bottom w:val="none" w:sz="0" w:space="0" w:color="auto"/>
            <w:right w:val="none" w:sz="0" w:space="0" w:color="auto"/>
          </w:divBdr>
          <w:divsChild>
            <w:div w:id="5681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4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389/fncom.2018.00086" TargetMode="External"/><Relationship Id="rId3" Type="http://schemas.openxmlformats.org/officeDocument/2006/relationships/styles" Target="styles.xml"/><Relationship Id="rId21" Type="http://schemas.openxmlformats.org/officeDocument/2006/relationships/hyperlink" Target="http://kth.diva-portal.org/smash/get/diva2:1246291/DATASET01.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tosmt.org/issues/mto.14.20.1/mto.14.20.1.polak-london.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371/journal.pcbi.100645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nsys.2015.0015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21/1.395441" TargetMode="External"/><Relationship Id="rId28" Type="http://schemas.openxmlformats.org/officeDocument/2006/relationships/hyperlink" Target="http://dx.doi.org/10.1371/journal.pone.0094446"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www.mu-on.org/frieler/docs/frieler_flexq_2017.pdf" TargetMode="External"/><Relationship Id="rId27" Type="http://schemas.openxmlformats.org/officeDocument/2006/relationships/hyperlink" Target="https://scholarlyrepository.miami.edu/cgi/viewcontent.cgi?article=1747&amp;context=oa_dissertations" TargetMode="Externa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jazzomat.hfm-weimar.de/dbformat/dbco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6C6DC-C514-8945-A4BF-B3C39CEC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7476</Words>
  <Characters>47101</Characters>
  <Application>Microsoft Office Word</Application>
  <DocSecurity>0</DocSecurity>
  <Lines>392</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Corcoran</dc:creator>
  <cp:keywords/>
  <dc:description/>
  <cp:lastModifiedBy>Klaus Frieler</cp:lastModifiedBy>
  <cp:revision>8</cp:revision>
  <dcterms:created xsi:type="dcterms:W3CDTF">2020-08-18T12:05:00Z</dcterms:created>
  <dcterms:modified xsi:type="dcterms:W3CDTF">2020-08-18T16:07:00Z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id="TyTaBOdh"/&gt;&lt;style id="http://www.zotero.org/styles/apa" locale="de-DE"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